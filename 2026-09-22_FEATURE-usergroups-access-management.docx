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word/settings.xml" ContentType="application/vnd.openxmlformats-officedocument.wordprocessingml.settings+xml"/>
  <Override PartName="/docProps/app.xml" ContentType="application/vnd.openxmlformats-officedocument.extended-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xmlns:w16du="http://schemas.microsoft.com/office/word/2023/wordml/word16du" mc:Ignorable="w14 wp14">
  <w:body>
    <w:bookmarkStart w:name="X4a0cb05a5f2841cfa706525464196de6209810e" w:id="35"/>
    <w:p xmlns:wp14="http://schemas.microsoft.com/office/word/2010/wordml" w14:paraId="7C126535" wp14:textId="77777777">
      <w:pPr>
        <w:pStyle w:val="Heading1"/>
      </w:pPr>
      <w:bookmarkStart w:name="_Toc1801577869" w:id="159962641"/>
      <w:r w:rsidR="1CAE15AC">
        <w:rPr/>
        <w:t>FEAT-USER-GROUPS — User Stories (Draft, pending PO approval)</w:t>
      </w:r>
      <w:bookmarkEnd w:id="159962641"/>
    </w:p>
    <w:p xmlns:wp14="http://schemas.microsoft.com/office/word/2010/wordml" w14:paraId="6D2B8837" wp14:textId="77777777">
      <w:pPr>
        <w:pStyle w:val="BlockText"/>
      </w:pPr>
      <w:r>
        <w:rPr>
          <w:b/>
          <w:bCs/>
        </w:rPr>
        <w:t xml:space="preserve">Status:</w:t>
      </w:r>
      <w:r>
        <w:t xml:space="preserve"> </w:t>
      </w:r>
      <w:r>
        <w:t xml:space="preserve">🔴 Draft — stories are</w:t>
      </w:r>
      <w:r>
        <w:t xml:space="preserve"> </w:t>
      </w:r>
      <w:r>
        <w:rPr>
          <w:b/>
          <w:bCs/>
        </w:rPr>
        <w:t xml:space="preserve">not</w:t>
      </w:r>
      <w:r>
        <w:t xml:space="preserve"> </w:t>
      </w:r>
      <w:r>
        <w:t xml:space="preserve">yet approved; they are intentionally</w:t>
      </w:r>
      <w:r>
        <w:t xml:space="preserve"> </w:t>
      </w:r>
      <w:r>
        <w:rPr>
          <w:b/>
          <w:bCs/>
        </w:rPr>
        <w:t xml:space="preserve">not</w:t>
      </w:r>
      <w:r>
        <w:t xml:space="preserve"> </w:t>
      </w:r>
      <w:r>
        <w:t xml:space="preserve">hosted on</w:t>
      </w:r>
      <w:r>
        <w:t xml:space="preserve"> </w:t>
      </w:r>
      <w:r>
        <w:t xml:space="preserve">GitHub (user stories are hosted externally per current policy). They will be recorded in</w:t>
      </w:r>
      <w:r>
        <w:t xml:space="preserve"> </w:t>
      </w:r>
      <w:r>
        <w:rPr>
          <w:rStyle w:val="VerbatimChar"/>
        </w:rPr>
        <w:t xml:space="preserve">docs/features.md</w:t>
      </w:r>
      <w:r>
        <w:t xml:space="preserve"> </w:t>
      </w:r>
      <w:r>
        <w:t xml:space="preserve">only once approved and assigned final stable IDs.</w:t>
      </w:r>
    </w:p>
    <w:p xmlns:wp14="http://schemas.microsoft.com/office/word/2010/wordml" w14:paraId="42780EFA" wp14:textId="77777777">
      <w:pPr>
        <w:pStyle w:val="BlockText"/>
      </w:pPr>
      <w:r>
        <w:rPr>
          <w:b/>
          <w:bCs/>
        </w:rPr>
        <w:t xml:space="preserve">Companion:</w:t>
      </w:r>
      <w:r>
        <w:t xml:space="preserve"> </w:t>
      </w:r>
      <w:hyperlink r:id="rId9">
        <w:r>
          <w:rPr>
            <w:rStyle w:val="Hyperlink"/>
          </w:rPr>
          <w:t xml:space="preserve">docs/user-groups-strategy.md</w:t>
        </w:r>
      </w:hyperlink>
      <w:r>
        <w:t xml:space="preserve"> </w:t>
      </w:r>
      <w:r>
        <w:t xml:space="preserve">and</w:t>
      </w:r>
      <w:r>
        <w:t xml:space="preserve"> </w:t>
      </w:r>
      <w:hyperlink r:id="rId10">
        <w:r>
          <w:rPr>
            <w:rStyle w:val="Hyperlink"/>
          </w:rPr>
          <w:t xml:space="preserve">docs/auth-glossary.md</w:t>
        </w:r>
      </w:hyperlink>
      <w:r>
        <w:t xml:space="preserve">.</w:t>
      </w:r>
    </w:p>
    <w:bookmarkStart w:name="Xc3a5c94fac02cd78ff813c88010a9ad62a39b1a" w:id="13"/>
    <w:p xmlns:wp14="http://schemas.microsoft.com/office/word/2010/wordml" w:rsidP="1CAE15AC" w14:paraId="1B392A95" wp14:textId="5E7086D2">
      <w:pPr>
        <w:pStyle w:val="BlockText"/>
      </w:pPr>
      <w:r w:rsidRPr="7043F667" w:rsidR="337D5EA2">
        <w:rPr>
          <w:b w:val="1"/>
          <w:bCs w:val="1"/>
        </w:rPr>
        <w:t>Traceability:</w:t>
      </w:r>
      <w:r w:rsidR="337D5EA2">
        <w:rPr/>
        <w:t xml:space="preserve"> </w:t>
      </w:r>
      <w:r w:rsidR="337D5EA2">
        <w:rPr/>
        <w:t>every story traces to proposed requirement IDs in the new</w:t>
      </w:r>
      <w:r w:rsidR="337D5EA2">
        <w:rPr/>
        <w:t xml:space="preserve"> </w:t>
      </w:r>
      <w:r w:rsidRPr="7043F667" w:rsidR="337D5EA2">
        <w:rPr>
          <w:rStyle w:val="VerbatimChar"/>
        </w:rPr>
        <w:t>GROUP-*</w:t>
      </w:r>
      <w:r w:rsidR="337D5EA2">
        <w:rPr/>
        <w:t xml:space="preserve"> </w:t>
      </w:r>
      <w:r w:rsidR="337D5EA2">
        <w:rPr/>
        <w:t>domain</w:t>
      </w:r>
      <w:r w:rsidR="337D5EA2">
        <w:rPr/>
        <w:t xml:space="preserve"> </w:t>
      </w:r>
      <w:r w:rsidR="337D5EA2">
        <w:rPr/>
        <w:t>(</w:t>
      </w:r>
      <w:r w:rsidRPr="7043F667" w:rsidR="337D5EA2">
        <w:rPr>
          <w:rStyle w:val="VerbatimChar"/>
        </w:rPr>
        <w:t>docs/requirements.md</w:t>
      </w:r>
      <w:r w:rsidR="337D5EA2">
        <w:rPr/>
        <w:t>); these requirements are</w:t>
      </w:r>
      <w:r w:rsidR="337D5EA2">
        <w:rPr/>
        <w:t xml:space="preserve"> </w:t>
      </w:r>
      <w:r w:rsidRPr="7043F667" w:rsidR="337D5EA2">
        <w:rPr>
          <w:b w:val="1"/>
          <w:bCs w:val="1"/>
        </w:rPr>
        <w:t>draft proposals only</w:t>
      </w:r>
      <w:r w:rsidR="337D5EA2">
        <w:rPr/>
        <w:t xml:space="preserve"> </w:t>
      </w:r>
      <w:r w:rsidR="337D5EA2">
        <w:rPr/>
        <w:t>and require a</w:t>
      </w:r>
      <w:r w:rsidR="337D5EA2">
        <w:rPr/>
        <w:t xml:space="preserve"> </w:t>
      </w:r>
      <w:r w:rsidR="337D5EA2">
        <w:rPr/>
        <w:t>human-approved requirements PR (</w:t>
      </w:r>
      <w:r w:rsidRPr="7043F667" w:rsidR="337D5EA2">
        <w:rPr>
          <w:rStyle w:val="VerbatimChar"/>
        </w:rPr>
        <w:t>AGENTS.md</w:t>
      </w:r>
      <w:r w:rsidR="337D5EA2">
        <w:rPr/>
        <w:t xml:space="preserve"> </w:t>
      </w:r>
      <w:r w:rsidR="337D5EA2">
        <w:rPr/>
        <w:t>§12) before implementation. See the</w:t>
      </w:r>
      <w:r w:rsidR="337D5EA2">
        <w:rPr/>
        <w:t xml:space="preserve"> </w:t>
      </w:r>
      <w:r w:rsidRPr="7043F667" w:rsidR="337D5EA2">
        <w:rPr>
          <w:rStyle w:val="VerbatimChar"/>
        </w:rPr>
        <w:t>docs/user-groups-strategy.md</w:t>
      </w:r>
      <w:r w:rsidR="337D5EA2">
        <w:rPr/>
        <w:t xml:space="preserve"> </w:t>
      </w:r>
      <w:r w:rsidR="337D5EA2">
        <w:rPr/>
        <w:t>§6 governance steps.</w:t>
      </w:r>
    </w:p>
    <w:p w:rsidR="7043F667" w:rsidP="7043F667" w:rsidRDefault="7043F667" w14:paraId="076F4C67" w14:textId="61E1E30A">
      <w:pPr>
        <w:pStyle w:val="BodyText"/>
      </w:pPr>
    </w:p>
    <w:p w:rsidR="515CC468" w:rsidP="7043F667" w:rsidRDefault="515CC468" w14:paraId="39C04A74" w14:textId="6426073D">
      <w:pPr>
        <w:pStyle w:val="Heading2"/>
      </w:pPr>
      <w:r w:rsidR="515CC468">
        <w:rPr/>
        <w:t>Changelog</w:t>
      </w:r>
    </w:p>
    <w:p w:rsidR="515CC468" w:rsidP="7043F667" w:rsidRDefault="515CC468" w14:paraId="4A68523B" w14:textId="6CA4CBDA">
      <w:pPr>
        <w:pStyle w:val="BodyText"/>
      </w:pPr>
      <w:r w:rsidR="515CC468">
        <w:rPr/>
        <w:t xml:space="preserve">2026-09-22 – </w:t>
      </w:r>
      <w:r w:rsidR="5465150B">
        <w:rPr/>
        <w:t>Finalization</w:t>
      </w:r>
      <w:r w:rsidR="515CC468">
        <w:rPr/>
        <w:t xml:space="preserve"> of document</w:t>
      </w:r>
      <w:r>
        <w:tab/>
      </w:r>
    </w:p>
    <w:p w:rsidR="515CC468" w:rsidP="7043F667" w:rsidRDefault="515CC468" w14:paraId="701B25C5" w14:textId="5954986F">
      <w:pPr>
        <w:pStyle w:val="BodyText"/>
      </w:pPr>
      <w:r w:rsidR="515CC468">
        <w:rPr/>
        <w:t>Final discussion and refinement by Steffen Greiner and Sven Fillinger with agreement</w:t>
      </w:r>
      <w:r w:rsidR="53AE4495">
        <w:rPr/>
        <w:t xml:space="preserve"> on the content.</w:t>
      </w:r>
    </w:p>
    <w:p xmlns:wp14="http://schemas.microsoft.com/office/word/2010/wordml" w:rsidP="1CAE15AC" w14:paraId="39129CEA" wp14:textId="66BFB898">
      <w:pPr>
        <w:pStyle w:val="BlockText"/>
      </w:pPr>
    </w:p>
    <w:sdt>
      <w:sdtPr>
        <w:id w:val="534872469"/>
        <w:docPartObj>
          <w:docPartGallery w:val="Table of Contents"/>
          <w:docPartUnique/>
        </w:docPartObj>
      </w:sdtPr>
      <w:sdtContent>
        <w:p xmlns:wp14="http://schemas.microsoft.com/office/word/2010/wordml" w:rsidP="1CAE15AC" w14:paraId="4D577EBF" wp14:textId="14277648">
          <w:pPr>
            <w:pStyle w:val="TOC1"/>
            <w:tabs>
              <w:tab w:val="right" w:leader="dot" w:pos="9360"/>
            </w:tabs>
            <w:bidi w:val="0"/>
          </w:pPr>
          <w:r>
            <w:fldChar w:fldCharType="begin"/>
          </w:r>
          <w:r>
            <w:instrText xml:space="preserve">TOC \o \z \u \h</w:instrText>
          </w:r>
          <w:r>
            <w:fldChar w:fldCharType="separate"/>
          </w:r>
          <w:r>
            <w:fldChar w:fldCharType="begin"/>
          </w:r>
          <w:r>
            <w:instrText xml:space="preserve">HYPERLINK  \l  "_Toc1801577869" </w:instrText>
          </w:r>
          <w:r>
            <w:fldChar w:fldCharType="separate"/>
          </w:r>
          <w:r w:rsidR="1CAE15AC">
            <w:rPr/>
            <w:t>FEAT-USER-GROUPS — User Stories (Draft, pending PO approval)</w:t>
          </w:r>
          <w:r>
            <w:tab/>
          </w:r>
          <w:r>
            <w:fldChar w:fldCharType="begin"/>
          </w:r>
          <w:r>
            <w:instrText xml:space="preserve">PAGEREF _Toc1801577869 \h</w:instrText>
          </w:r>
          <w:r>
            <w:fldChar w:fldCharType="separate"/>
          </w:r>
          <w:r w:rsidR="1CAE15AC">
            <w:rPr/>
            <w:t>1</w:t>
          </w:r>
          <w:r>
            <w:fldChar w:fldCharType="end"/>
          </w:r>
          <w:r>
            <w:fldChar w:fldCharType="end"/>
          </w:r>
        </w:p>
        <w:p xmlns:wp14="http://schemas.microsoft.com/office/word/2010/wordml" w:rsidP="1CAE15AC" w14:paraId="5DA63D6E" wp14:textId="2BB92123">
          <w:pPr>
            <w:pStyle w:val="TOC2"/>
            <w:tabs>
              <w:tab w:val="right" w:leader="dot" w:pos="9360"/>
            </w:tabs>
            <w:bidi w:val="0"/>
          </w:pPr>
          <w:r>
            <w:fldChar w:fldCharType="begin"/>
          </w:r>
          <w:r>
            <w:instrText xml:space="preserve">HYPERLINK  \l  "_Toc1661783475" </w:instrText>
          </w:r>
          <w:r>
            <w:fldChar w:fldCharType="separate"/>
          </w:r>
          <w:r w:rsidR="1CAE15AC">
            <w:rPr/>
            <w:t>EPIC 1 — Org Groups (admin-managed; QBiC admin acts as owner-equivalent)</w:t>
          </w:r>
          <w:r>
            <w:tab/>
          </w:r>
          <w:r>
            <w:fldChar w:fldCharType="begin"/>
          </w:r>
          <w:r>
            <w:instrText xml:space="preserve">PAGEREF _Toc1661783475 \h</w:instrText>
          </w:r>
          <w:r>
            <w:fldChar w:fldCharType="separate"/>
          </w:r>
          <w:r w:rsidR="1CAE15AC">
            <w:rPr/>
            <w:t>1</w:t>
          </w:r>
          <w:r>
            <w:fldChar w:fldCharType="end"/>
          </w:r>
          <w:r>
            <w:fldChar w:fldCharType="end"/>
          </w:r>
        </w:p>
        <w:p xmlns:wp14="http://schemas.microsoft.com/office/word/2010/wordml" w:rsidP="1CAE15AC" w14:paraId="208EF371" wp14:textId="2B424D24">
          <w:pPr>
            <w:pStyle w:val="TOC3"/>
            <w:tabs>
              <w:tab w:val="right" w:leader="dot" w:pos="9360"/>
            </w:tabs>
            <w:bidi w:val="0"/>
          </w:pPr>
          <w:r>
            <w:fldChar w:fldCharType="begin"/>
          </w:r>
          <w:r>
            <w:instrText xml:space="preserve">HYPERLINK  \l  "_Toc1330626245" </w:instrText>
          </w:r>
          <w:r>
            <w:fldChar w:fldCharType="separate"/>
          </w:r>
          <w:r w:rsidR="1CAE15AC">
            <w:rPr/>
            <w:t>FEAT-USER-GROUPS-01 — Create Org Groups (Admin)</w:t>
          </w:r>
          <w:r>
            <w:tab/>
          </w:r>
          <w:r>
            <w:fldChar w:fldCharType="begin"/>
          </w:r>
          <w:r>
            <w:instrText xml:space="preserve">PAGEREF _Toc1330626245 \h</w:instrText>
          </w:r>
          <w:r>
            <w:fldChar w:fldCharType="separate"/>
          </w:r>
          <w:r w:rsidR="1CAE15AC">
            <w:rPr/>
            <w:t>1</w:t>
          </w:r>
          <w:r>
            <w:fldChar w:fldCharType="end"/>
          </w:r>
          <w:r>
            <w:fldChar w:fldCharType="end"/>
          </w:r>
        </w:p>
        <w:p xmlns:wp14="http://schemas.microsoft.com/office/word/2010/wordml" w:rsidP="1CAE15AC" w14:paraId="049F7626" wp14:textId="77FC83BC">
          <w:pPr>
            <w:pStyle w:val="TOC3"/>
            <w:tabs>
              <w:tab w:val="right" w:leader="dot" w:pos="9360"/>
            </w:tabs>
            <w:bidi w:val="0"/>
          </w:pPr>
          <w:r>
            <w:fldChar w:fldCharType="begin"/>
          </w:r>
          <w:r>
            <w:instrText xml:space="preserve">HYPERLINK  \l  "_Toc1389115303" </w:instrText>
          </w:r>
          <w:r>
            <w:fldChar w:fldCharType="separate"/>
          </w:r>
          <w:r w:rsidR="1CAE15AC">
            <w:rPr/>
            <w:t>FEAT-USER-GROUPS-02 — Manage Org Group Membership and Managers (Admin)</w:t>
          </w:r>
          <w:r>
            <w:tab/>
          </w:r>
          <w:r>
            <w:fldChar w:fldCharType="begin"/>
          </w:r>
          <w:r>
            <w:instrText xml:space="preserve">PAGEREF _Toc1389115303 \h</w:instrText>
          </w:r>
          <w:r>
            <w:fldChar w:fldCharType="separate"/>
          </w:r>
          <w:r w:rsidR="1CAE15AC">
            <w:rPr/>
            <w:t>2</w:t>
          </w:r>
          <w:r>
            <w:fldChar w:fldCharType="end"/>
          </w:r>
          <w:r>
            <w:fldChar w:fldCharType="end"/>
          </w:r>
        </w:p>
        <w:p xmlns:wp14="http://schemas.microsoft.com/office/word/2010/wordml" w:rsidP="1CAE15AC" w14:paraId="382D8C54" wp14:textId="33ED54D5">
          <w:pPr>
            <w:pStyle w:val="TOC2"/>
            <w:tabs>
              <w:tab w:val="right" w:leader="dot" w:pos="9360"/>
            </w:tabs>
            <w:bidi w:val="0"/>
          </w:pPr>
          <w:r>
            <w:fldChar w:fldCharType="begin"/>
          </w:r>
          <w:r>
            <w:instrText xml:space="preserve">HYPERLINK  \l  "_Toc347137840" </w:instrText>
          </w:r>
          <w:r>
            <w:fldChar w:fldCharType="separate"/>
          </w:r>
          <w:r w:rsidR="1CAE15AC">
            <w:rPr/>
            <w:t>EPIC 2 — Ad-hoc Groups (self-service)</w:t>
          </w:r>
          <w:r>
            <w:tab/>
          </w:r>
          <w:r>
            <w:fldChar w:fldCharType="begin"/>
          </w:r>
          <w:r>
            <w:instrText xml:space="preserve">PAGEREF _Toc347137840 \h</w:instrText>
          </w:r>
          <w:r>
            <w:fldChar w:fldCharType="separate"/>
          </w:r>
          <w:r w:rsidR="1CAE15AC">
            <w:rPr/>
            <w:t>2</w:t>
          </w:r>
          <w:r>
            <w:fldChar w:fldCharType="end"/>
          </w:r>
          <w:r>
            <w:fldChar w:fldCharType="end"/>
          </w:r>
        </w:p>
        <w:p xmlns:wp14="http://schemas.microsoft.com/office/word/2010/wordml" w:rsidP="1CAE15AC" w14:paraId="4D82CCDE" wp14:textId="03BB47E0">
          <w:pPr>
            <w:pStyle w:val="TOC3"/>
            <w:tabs>
              <w:tab w:val="right" w:leader="dot" w:pos="9360"/>
            </w:tabs>
            <w:bidi w:val="0"/>
          </w:pPr>
          <w:r>
            <w:fldChar w:fldCharType="begin"/>
          </w:r>
          <w:r>
            <w:instrText xml:space="preserve">HYPERLINK  \l  "_Toc1467961999" </w:instrText>
          </w:r>
          <w:r>
            <w:fldChar w:fldCharType="separate"/>
          </w:r>
          <w:r w:rsidR="1CAE15AC">
            <w:rPr/>
            <w:t>FEAT-USER-GROUPS-03 — Create Ad-hoc Groups Self-Service</w:t>
          </w:r>
          <w:r>
            <w:tab/>
          </w:r>
          <w:r>
            <w:fldChar w:fldCharType="begin"/>
          </w:r>
          <w:r>
            <w:instrText xml:space="preserve">PAGEREF _Toc1467961999 \h</w:instrText>
          </w:r>
          <w:r>
            <w:fldChar w:fldCharType="separate"/>
          </w:r>
          <w:r w:rsidR="1CAE15AC">
            <w:rPr/>
            <w:t>2</w:t>
          </w:r>
          <w:r>
            <w:fldChar w:fldCharType="end"/>
          </w:r>
          <w:r>
            <w:fldChar w:fldCharType="end"/>
          </w:r>
        </w:p>
        <w:p xmlns:wp14="http://schemas.microsoft.com/office/word/2010/wordml" w:rsidP="1CAE15AC" w14:paraId="355C25E8" wp14:textId="79BFD50E">
          <w:pPr>
            <w:pStyle w:val="TOC3"/>
            <w:tabs>
              <w:tab w:val="right" w:leader="dot" w:pos="9360"/>
            </w:tabs>
            <w:bidi w:val="0"/>
          </w:pPr>
          <w:r>
            <w:fldChar w:fldCharType="begin"/>
          </w:r>
          <w:r>
            <w:instrText xml:space="preserve">HYPERLINK  \l  "_Toc17941570" </w:instrText>
          </w:r>
          <w:r>
            <w:fldChar w:fldCharType="separate"/>
          </w:r>
          <w:r w:rsidR="1CAE15AC">
            <w:rPr/>
            <w:t>FEAT-USER-GROUPS-04 — Manage Ad-hoc Group Membership and Profile (owner/manager)</w:t>
          </w:r>
          <w:r>
            <w:tab/>
          </w:r>
          <w:r>
            <w:fldChar w:fldCharType="begin"/>
          </w:r>
          <w:r>
            <w:instrText xml:space="preserve">PAGEREF _Toc17941570 \h</w:instrText>
          </w:r>
          <w:r>
            <w:fldChar w:fldCharType="separate"/>
          </w:r>
          <w:r w:rsidR="1CAE15AC">
            <w:rPr/>
            <w:t>3</w:t>
          </w:r>
          <w:r>
            <w:fldChar w:fldCharType="end"/>
          </w:r>
          <w:r>
            <w:fldChar w:fldCharType="end"/>
          </w:r>
        </w:p>
        <w:p xmlns:wp14="http://schemas.microsoft.com/office/word/2010/wordml" w:rsidP="1CAE15AC" w14:paraId="15EAFD36" wp14:textId="2AE52F14">
          <w:pPr>
            <w:pStyle w:val="TOC3"/>
            <w:tabs>
              <w:tab w:val="right" w:leader="dot" w:pos="9360"/>
            </w:tabs>
            <w:bidi w:val="0"/>
          </w:pPr>
          <w:r>
            <w:fldChar w:fldCharType="begin"/>
          </w:r>
          <w:r>
            <w:instrText xml:space="preserve">HYPERLINK  \l  "_Toc797809676" </w:instrText>
          </w:r>
          <w:r>
            <w:fldChar w:fldCharType="separate"/>
          </w:r>
          <w:r w:rsidR="1CAE15AC">
            <w:rPr/>
            <w:t>FEAT-USER-GROUPS-05 — Transfer or Dissolve When a Manager Leaves</w:t>
          </w:r>
          <w:r>
            <w:tab/>
          </w:r>
          <w:r>
            <w:fldChar w:fldCharType="begin"/>
          </w:r>
          <w:r>
            <w:instrText xml:space="preserve">PAGEREF _Toc797809676 \h</w:instrText>
          </w:r>
          <w:r>
            <w:fldChar w:fldCharType="separate"/>
          </w:r>
          <w:r w:rsidR="1CAE15AC">
            <w:rPr/>
            <w:t>3</w:t>
          </w:r>
          <w:r>
            <w:fldChar w:fldCharType="end"/>
          </w:r>
          <w:r>
            <w:fldChar w:fldCharType="end"/>
          </w:r>
        </w:p>
        <w:p xmlns:wp14="http://schemas.microsoft.com/office/word/2010/wordml" w:rsidP="1CAE15AC" w14:paraId="6B1E89D6" wp14:textId="02D41764">
          <w:pPr>
            <w:pStyle w:val="TOC2"/>
            <w:tabs>
              <w:tab w:val="right" w:leader="dot" w:pos="9360"/>
            </w:tabs>
            <w:bidi w:val="0"/>
          </w:pPr>
          <w:r>
            <w:fldChar w:fldCharType="begin"/>
          </w:r>
          <w:r>
            <w:instrText xml:space="preserve">HYPERLINK  \l  "_Toc297735010" </w:instrText>
          </w:r>
          <w:r>
            <w:fldChar w:fldCharType="separate"/>
          </w:r>
          <w:r w:rsidR="1CAE15AC">
            <w:rPr/>
            <w:t>EPIC 3 — Sharing groups onto projects &amp; effective access</w:t>
          </w:r>
          <w:r>
            <w:tab/>
          </w:r>
          <w:r>
            <w:fldChar w:fldCharType="begin"/>
          </w:r>
          <w:r>
            <w:instrText xml:space="preserve">PAGEREF _Toc297735010 \h</w:instrText>
          </w:r>
          <w:r>
            <w:fldChar w:fldCharType="separate"/>
          </w:r>
          <w:r w:rsidR="1CAE15AC">
            <w:rPr/>
            <w:t>4</w:t>
          </w:r>
          <w:r>
            <w:fldChar w:fldCharType="end"/>
          </w:r>
          <w:r>
            <w:fldChar w:fldCharType="end"/>
          </w:r>
        </w:p>
        <w:p xmlns:wp14="http://schemas.microsoft.com/office/word/2010/wordml" w:rsidP="1CAE15AC" w14:paraId="6E1D37EB" wp14:textId="7C77E8AF">
          <w:pPr>
            <w:pStyle w:val="TOC3"/>
            <w:tabs>
              <w:tab w:val="right" w:leader="dot" w:pos="9360"/>
            </w:tabs>
            <w:bidi w:val="0"/>
          </w:pPr>
          <w:r>
            <w:fldChar w:fldCharType="begin"/>
          </w:r>
          <w:r>
            <w:instrText xml:space="preserve">HYPERLINK  \l  "_Toc186847658" </w:instrText>
          </w:r>
          <w:r>
            <w:fldChar w:fldCharType="separate"/>
          </w:r>
          <w:r w:rsidR="1CAE15AC">
            <w:rPr/>
            <w:t>FEAT-USER-GROUPS-06 — Share a Group onto a Project</w:t>
          </w:r>
          <w:r>
            <w:tab/>
          </w:r>
          <w:r>
            <w:fldChar w:fldCharType="begin"/>
          </w:r>
          <w:r>
            <w:instrText xml:space="preserve">PAGEREF _Toc186847658 \h</w:instrText>
          </w:r>
          <w:r>
            <w:fldChar w:fldCharType="separate"/>
          </w:r>
          <w:r w:rsidR="1CAE15AC">
            <w:rPr/>
            <w:t>4</w:t>
          </w:r>
          <w:r>
            <w:fldChar w:fldCharType="end"/>
          </w:r>
          <w:r>
            <w:fldChar w:fldCharType="end"/>
          </w:r>
        </w:p>
        <w:p xmlns:wp14="http://schemas.microsoft.com/office/word/2010/wordml" w:rsidP="1CAE15AC" w14:paraId="1902FA01" wp14:textId="08C1EED6">
          <w:pPr>
            <w:pStyle w:val="TOC3"/>
            <w:tabs>
              <w:tab w:val="right" w:leader="dot" w:pos="9360"/>
            </w:tabs>
            <w:bidi w:val="0"/>
          </w:pPr>
          <w:r>
            <w:fldChar w:fldCharType="begin"/>
          </w:r>
          <w:r>
            <w:instrText xml:space="preserve">HYPERLINK  \l  "_Toc1750812654" </w:instrText>
          </w:r>
          <w:r>
            <w:fldChar w:fldCharType="separate"/>
          </w:r>
          <w:r w:rsidR="1CAE15AC">
            <w:rPr/>
            <w:t>FEAT-USER-GROUPS-07 — Effective Access via Groups (composition)</w:t>
          </w:r>
          <w:r>
            <w:tab/>
          </w:r>
          <w:r>
            <w:fldChar w:fldCharType="begin"/>
          </w:r>
          <w:r>
            <w:instrText xml:space="preserve">PAGEREF _Toc1750812654 \h</w:instrText>
          </w:r>
          <w:r>
            <w:fldChar w:fldCharType="separate"/>
          </w:r>
          <w:r w:rsidR="1CAE15AC">
            <w:rPr/>
            <w:t>5</w:t>
          </w:r>
          <w:r>
            <w:fldChar w:fldCharType="end"/>
          </w:r>
          <w:r>
            <w:fldChar w:fldCharType="end"/>
          </w:r>
        </w:p>
        <w:p xmlns:wp14="http://schemas.microsoft.com/office/word/2010/wordml" w:rsidP="1CAE15AC" w14:paraId="6E96F34B" wp14:textId="041928BE">
          <w:pPr>
            <w:pStyle w:val="TOC3"/>
            <w:tabs>
              <w:tab w:val="right" w:leader="dot" w:pos="9360"/>
            </w:tabs>
            <w:bidi w:val="0"/>
          </w:pPr>
          <w:r>
            <w:fldChar w:fldCharType="begin"/>
          </w:r>
          <w:r>
            <w:instrText xml:space="preserve">HYPERLINK  \l  "_Toc392807366" </w:instrText>
          </w:r>
          <w:r>
            <w:fldChar w:fldCharType="separate"/>
          </w:r>
          <w:r w:rsidR="1CAE15AC">
            <w:rPr/>
            <w:t>FEAT-USER-GROUPS-08 — View and Manage Groups on the Project Access Page</w:t>
          </w:r>
          <w:r>
            <w:tab/>
          </w:r>
          <w:r>
            <w:fldChar w:fldCharType="begin"/>
          </w:r>
          <w:r>
            <w:instrText xml:space="preserve">PAGEREF _Toc392807366 \h</w:instrText>
          </w:r>
          <w:r>
            <w:fldChar w:fldCharType="separate"/>
          </w:r>
          <w:r w:rsidR="1CAE15AC">
            <w:rPr/>
            <w:t>5</w:t>
          </w:r>
          <w:r>
            <w:fldChar w:fldCharType="end"/>
          </w:r>
          <w:r>
            <w:fldChar w:fldCharType="end"/>
          </w:r>
        </w:p>
        <w:p xmlns:wp14="http://schemas.microsoft.com/office/word/2010/wordml" w:rsidP="1CAE15AC" w14:paraId="594CC1AE" wp14:textId="547E0926">
          <w:pPr>
            <w:pStyle w:val="TOC2"/>
            <w:tabs>
              <w:tab w:val="right" w:leader="dot" w:pos="9360"/>
            </w:tabs>
            <w:bidi w:val="0"/>
          </w:pPr>
          <w:r>
            <w:fldChar w:fldCharType="begin"/>
          </w:r>
          <w:r>
            <w:instrText xml:space="preserve">HYPERLINK  \l  "_Toc1938439168" </w:instrText>
          </w:r>
          <w:r>
            <w:fldChar w:fldCharType="separate"/>
          </w:r>
          <w:r w:rsidR="1CAE15AC">
            <w:rPr/>
            <w:t>EPIC 4 — Notifications</w:t>
          </w:r>
          <w:r>
            <w:tab/>
          </w:r>
          <w:r>
            <w:fldChar w:fldCharType="begin"/>
          </w:r>
          <w:r>
            <w:instrText xml:space="preserve">PAGEREF _Toc1938439168 \h</w:instrText>
          </w:r>
          <w:r>
            <w:fldChar w:fldCharType="separate"/>
          </w:r>
          <w:r w:rsidR="1CAE15AC">
            <w:rPr/>
            <w:t>6</w:t>
          </w:r>
          <w:r>
            <w:fldChar w:fldCharType="end"/>
          </w:r>
          <w:r>
            <w:fldChar w:fldCharType="end"/>
          </w:r>
        </w:p>
        <w:p xmlns:wp14="http://schemas.microsoft.com/office/word/2010/wordml" w:rsidP="1CAE15AC" w14:paraId="0F17070E" wp14:textId="37851710">
          <w:pPr>
            <w:pStyle w:val="TOC3"/>
            <w:tabs>
              <w:tab w:val="right" w:leader="dot" w:pos="9360"/>
            </w:tabs>
            <w:bidi w:val="0"/>
          </w:pPr>
          <w:r>
            <w:fldChar w:fldCharType="begin"/>
          </w:r>
          <w:r>
            <w:instrText xml:space="preserve">HYPERLINK  \l  "_Toc98604629" </w:instrText>
          </w:r>
          <w:r>
            <w:fldChar w:fldCharType="separate"/>
          </w:r>
          <w:r w:rsidR="1CAE15AC">
            <w:rPr/>
            <w:t>FEAT-USER-GROUPS-09 — Notifications on Newly Gained Group Access</w:t>
          </w:r>
          <w:r>
            <w:tab/>
          </w:r>
          <w:r>
            <w:fldChar w:fldCharType="begin"/>
          </w:r>
          <w:r>
            <w:instrText xml:space="preserve">PAGEREF _Toc98604629 \h</w:instrText>
          </w:r>
          <w:r>
            <w:fldChar w:fldCharType="separate"/>
          </w:r>
          <w:r w:rsidR="1CAE15AC">
            <w:rPr/>
            <w:t>6</w:t>
          </w:r>
          <w:r>
            <w:fldChar w:fldCharType="end"/>
          </w:r>
          <w:r>
            <w:fldChar w:fldCharType="end"/>
          </w:r>
        </w:p>
        <w:p xmlns:wp14="http://schemas.microsoft.com/office/word/2010/wordml" w:rsidP="1CAE15AC" w14:paraId="76ABD3E8" wp14:textId="246F528C">
          <w:pPr>
            <w:pStyle w:val="TOC2"/>
            <w:tabs>
              <w:tab w:val="right" w:leader="dot" w:pos="9360"/>
            </w:tabs>
            <w:bidi w:val="0"/>
          </w:pPr>
          <w:r>
            <w:fldChar w:fldCharType="begin"/>
          </w:r>
          <w:r>
            <w:instrText xml:space="preserve">HYPERLINK  \l  "_Toc155531166" </w:instrText>
          </w:r>
          <w:r>
            <w:fldChar w:fldCharType="separate"/>
          </w:r>
          <w:r w:rsidR="1CAE15AC">
            <w:rPr/>
            <w:t>EPIC 5 — UI surfaces</w:t>
          </w:r>
          <w:r>
            <w:tab/>
          </w:r>
          <w:r>
            <w:fldChar w:fldCharType="begin"/>
          </w:r>
          <w:r>
            <w:instrText xml:space="preserve">PAGEREF _Toc155531166 \h</w:instrText>
          </w:r>
          <w:r>
            <w:fldChar w:fldCharType="separate"/>
          </w:r>
          <w:r w:rsidR="1CAE15AC">
            <w:rPr/>
            <w:t>7</w:t>
          </w:r>
          <w:r>
            <w:fldChar w:fldCharType="end"/>
          </w:r>
          <w:r>
            <w:fldChar w:fldCharType="end"/>
          </w:r>
        </w:p>
        <w:p xmlns:wp14="http://schemas.microsoft.com/office/word/2010/wordml" w:rsidP="1CAE15AC" w14:paraId="397F84B5" wp14:textId="44816CE6">
          <w:pPr>
            <w:pStyle w:val="TOC3"/>
            <w:tabs>
              <w:tab w:val="right" w:leader="dot" w:pos="9360"/>
            </w:tabs>
            <w:bidi w:val="0"/>
          </w:pPr>
          <w:r>
            <w:fldChar w:fldCharType="begin"/>
          </w:r>
          <w:r>
            <w:instrText xml:space="preserve">HYPERLINK  \l  "_Toc392228802" </w:instrText>
          </w:r>
          <w:r>
            <w:fldChar w:fldCharType="separate"/>
          </w:r>
          <w:r w:rsidR="1CAE15AC">
            <w:rPr/>
            <w:t>FEAT-USER-GROUPS-10 — My Groups View (account area)</w:t>
          </w:r>
          <w:r>
            <w:tab/>
          </w:r>
          <w:r>
            <w:fldChar w:fldCharType="begin"/>
          </w:r>
          <w:r>
            <w:instrText xml:space="preserve">PAGEREF _Toc392228802 \h</w:instrText>
          </w:r>
          <w:r>
            <w:fldChar w:fldCharType="separate"/>
          </w:r>
          <w:r w:rsidR="1CAE15AC">
            <w:rPr/>
            <w:t>7</w:t>
          </w:r>
          <w:r>
            <w:fldChar w:fldCharType="end"/>
          </w:r>
          <w:r>
            <w:fldChar w:fldCharType="end"/>
          </w:r>
        </w:p>
        <w:p xmlns:wp14="http://schemas.microsoft.com/office/word/2010/wordml" w:rsidP="1CAE15AC" w14:paraId="1458E2AB" wp14:textId="4AD69FDC">
          <w:pPr>
            <w:pStyle w:val="TOC3"/>
            <w:tabs>
              <w:tab w:val="right" w:leader="dot" w:pos="9360"/>
            </w:tabs>
            <w:bidi w:val="0"/>
          </w:pPr>
          <w:r>
            <w:fldChar w:fldCharType="begin"/>
          </w:r>
          <w:r>
            <w:instrText xml:space="preserve">HYPERLINK  \l  "_Toc849577644" </w:instrText>
          </w:r>
          <w:r>
            <w:fldChar w:fldCharType="separate"/>
          </w:r>
          <w:r w:rsidR="1CAE15AC">
            <w:rPr/>
            <w:t>FEAT-USER-GROUPS-11 — Admin Groups View</w:t>
          </w:r>
          <w:r>
            <w:tab/>
          </w:r>
          <w:r>
            <w:fldChar w:fldCharType="begin"/>
          </w:r>
          <w:r>
            <w:instrText xml:space="preserve">PAGEREF _Toc849577644 \h</w:instrText>
          </w:r>
          <w:r>
            <w:fldChar w:fldCharType="separate"/>
          </w:r>
          <w:r w:rsidR="1CAE15AC">
            <w:rPr/>
            <w:t>7</w:t>
          </w:r>
          <w:r>
            <w:fldChar w:fldCharType="end"/>
          </w:r>
          <w:r>
            <w:fldChar w:fldCharType="end"/>
          </w:r>
        </w:p>
        <w:p xmlns:wp14="http://schemas.microsoft.com/office/word/2010/wordml" w:rsidP="1CAE15AC" w14:paraId="63B1A767" wp14:textId="6B31592A">
          <w:pPr>
            <w:pStyle w:val="TOC3"/>
            <w:tabs>
              <w:tab w:val="right" w:leader="dot" w:pos="9360"/>
            </w:tabs>
            <w:bidi w:val="0"/>
          </w:pPr>
          <w:r>
            <w:fldChar w:fldCharType="begin"/>
          </w:r>
          <w:r>
            <w:instrText xml:space="preserve">HYPERLINK  \l  "_Toc1874558169" </w:instrText>
          </w:r>
          <w:r>
            <w:fldChar w:fldCharType="separate"/>
          </w:r>
          <w:r w:rsidR="1CAE15AC">
            <w:rPr/>
            <w:t>FEAT-USER-GROUPS-12 — Show Group Names on Project Cards</w:t>
          </w:r>
          <w:r>
            <w:tab/>
          </w:r>
          <w:r>
            <w:fldChar w:fldCharType="begin"/>
          </w:r>
          <w:r>
            <w:instrText xml:space="preserve">PAGEREF _Toc1874558169 \h</w:instrText>
          </w:r>
          <w:r>
            <w:fldChar w:fldCharType="separate"/>
          </w:r>
          <w:r w:rsidR="1CAE15AC">
            <w:rPr/>
            <w:t>8</w:t>
          </w:r>
          <w:r>
            <w:fldChar w:fldCharType="end"/>
          </w:r>
          <w:r>
            <w:fldChar w:fldCharType="end"/>
          </w:r>
        </w:p>
        <w:p xmlns:wp14="http://schemas.microsoft.com/office/word/2010/wordml" w:rsidP="1CAE15AC" w14:paraId="6890D0FF" wp14:textId="64C6C322">
          <w:pPr>
            <w:pStyle w:val="TOC2"/>
            <w:tabs>
              <w:tab w:val="right" w:leader="dot" w:pos="9360"/>
            </w:tabs>
            <w:bidi w:val="0"/>
          </w:pPr>
          <w:r>
            <w:fldChar w:fldCharType="begin"/>
          </w:r>
          <w:r>
            <w:instrText xml:space="preserve">HYPERLINK  \l  "_Toc273338034" </w:instrText>
          </w:r>
          <w:r>
            <w:fldChar w:fldCharType="separate"/>
          </w:r>
          <w:r w:rsidR="1CAE15AC">
            <w:rPr/>
            <w:t>EPIC 6 — Revocation &amp; security</w:t>
          </w:r>
          <w:r>
            <w:tab/>
          </w:r>
          <w:r>
            <w:fldChar w:fldCharType="begin"/>
          </w:r>
          <w:r>
            <w:instrText xml:space="preserve">PAGEREF _Toc273338034 \h</w:instrText>
          </w:r>
          <w:r>
            <w:fldChar w:fldCharType="separate"/>
          </w:r>
          <w:r w:rsidR="1CAE15AC">
            <w:rPr/>
            <w:t>8</w:t>
          </w:r>
          <w:r>
            <w:fldChar w:fldCharType="end"/>
          </w:r>
          <w:r>
            <w:fldChar w:fldCharType="end"/>
          </w:r>
        </w:p>
        <w:p xmlns:wp14="http://schemas.microsoft.com/office/word/2010/wordml" w:rsidP="1CAE15AC" w14:paraId="459FEF3D" wp14:textId="1A6433CB">
          <w:pPr>
            <w:pStyle w:val="TOC3"/>
            <w:tabs>
              <w:tab w:val="right" w:leader="dot" w:pos="9360"/>
            </w:tabs>
            <w:bidi w:val="0"/>
          </w:pPr>
          <w:r>
            <w:fldChar w:fldCharType="begin"/>
          </w:r>
          <w:r>
            <w:instrText xml:space="preserve">HYPERLINK  \l  "_Toc1795201460" </w:instrText>
          </w:r>
          <w:r>
            <w:fldChar w:fldCharType="separate"/>
          </w:r>
          <w:r w:rsidR="1CAE15AC">
            <w:rPr/>
            <w:t>FEAT-USER-GROUPS-13 — Revoke Group Access and Understand Revocation Semantics</w:t>
          </w:r>
          <w:r>
            <w:tab/>
          </w:r>
          <w:r>
            <w:fldChar w:fldCharType="begin"/>
          </w:r>
          <w:r>
            <w:instrText xml:space="preserve">PAGEREF _Toc1795201460 \h</w:instrText>
          </w:r>
          <w:r>
            <w:fldChar w:fldCharType="separate"/>
          </w:r>
          <w:r w:rsidR="1CAE15AC">
            <w:rPr/>
            <w:t>9</w:t>
          </w:r>
          <w:r>
            <w:fldChar w:fldCharType="end"/>
          </w:r>
          <w:r>
            <w:fldChar w:fldCharType="end"/>
          </w:r>
        </w:p>
        <w:p xmlns:wp14="http://schemas.microsoft.com/office/word/2010/wordml" w:rsidP="1CAE15AC" w14:paraId="3837D7B7" wp14:textId="5890B797">
          <w:pPr>
            <w:pStyle w:val="TOC3"/>
            <w:tabs>
              <w:tab w:val="right" w:leader="dot" w:pos="9360"/>
            </w:tabs>
            <w:bidi w:val="0"/>
          </w:pPr>
          <w:r>
            <w:fldChar w:fldCharType="begin"/>
          </w:r>
          <w:r>
            <w:instrText xml:space="preserve">HYPERLINK  \l  "_Toc1739350909" </w:instrText>
          </w:r>
          <w:r>
            <w:fldChar w:fldCharType="separate"/>
          </w:r>
          <w:r w:rsidR="1CAE15AC">
            <w:rPr/>
            <w:t>FEAT-USER-GROUPS-14 — Visibility Baseline (membership not exposed to non-members)</w:t>
          </w:r>
          <w:r>
            <w:tab/>
          </w:r>
          <w:r>
            <w:fldChar w:fldCharType="begin"/>
          </w:r>
          <w:r>
            <w:instrText xml:space="preserve">PAGEREF _Toc1739350909 \h</w:instrText>
          </w:r>
          <w:r>
            <w:fldChar w:fldCharType="separate"/>
          </w:r>
          <w:r w:rsidR="1CAE15AC">
            <w:rPr/>
            <w:t>9</w:t>
          </w:r>
          <w:r>
            <w:fldChar w:fldCharType="end"/>
          </w:r>
          <w:r>
            <w:fldChar w:fldCharType="end"/>
          </w:r>
        </w:p>
        <w:p xmlns:wp14="http://schemas.microsoft.com/office/word/2010/wordml" w:rsidP="1CAE15AC" w14:paraId="6C356368" wp14:textId="2059D93F">
          <w:pPr>
            <w:pStyle w:val="TOC2"/>
            <w:tabs>
              <w:tab w:val="right" w:leader="dot" w:pos="9360"/>
            </w:tabs>
            <w:bidi w:val="0"/>
          </w:pPr>
          <w:r>
            <w:fldChar w:fldCharType="begin"/>
          </w:r>
          <w:r>
            <w:instrText xml:space="preserve">HYPERLINK  \l  "_Toc156211141" </w:instrText>
          </w:r>
          <w:r>
            <w:fldChar w:fldCharType="separate"/>
          </w:r>
          <w:r w:rsidR="1CAE15AC">
            <w:rPr/>
            <w:t>Proposed requirement IDs (draft, for the requirements PR)</w:t>
          </w:r>
          <w:r>
            <w:tab/>
          </w:r>
          <w:r>
            <w:fldChar w:fldCharType="begin"/>
          </w:r>
          <w:r>
            <w:instrText xml:space="preserve">PAGEREF _Toc156211141 \h</w:instrText>
          </w:r>
          <w:r>
            <w:fldChar w:fldCharType="separate"/>
          </w:r>
          <w:r w:rsidR="1CAE15AC">
            <w:rPr/>
            <w:t>10</w:t>
          </w:r>
          <w:r>
            <w:fldChar w:fldCharType="end"/>
          </w:r>
          <w:r>
            <w:fldChar w:fldCharType="end"/>
          </w:r>
        </w:p>
        <w:p xmlns:wp14="http://schemas.microsoft.com/office/word/2010/wordml" w:rsidP="1CAE15AC" w14:paraId="58475DE5" wp14:textId="12D89EE3">
          <w:pPr>
            <w:pStyle w:val="TOC3"/>
            <w:tabs>
              <w:tab w:val="right" w:leader="dot" w:pos="9360"/>
            </w:tabs>
            <w:bidi w:val="0"/>
          </w:pPr>
          <w:r>
            <w:fldChar w:fldCharType="begin"/>
          </w:r>
          <w:r>
            <w:instrText xml:space="preserve">HYPERLINK  \l  "_Toc526035656" </w:instrText>
          </w:r>
          <w:r>
            <w:fldChar w:fldCharType="separate"/>
          </w:r>
          <w:r w:rsidR="1CAE15AC">
            <w:rPr/>
            <w:t>Functional</w:t>
          </w:r>
          <w:r>
            <w:tab/>
          </w:r>
          <w:r>
            <w:fldChar w:fldCharType="begin"/>
          </w:r>
          <w:r>
            <w:instrText xml:space="preserve">PAGEREF _Toc526035656 \h</w:instrText>
          </w:r>
          <w:r>
            <w:fldChar w:fldCharType="separate"/>
          </w:r>
          <w:r w:rsidR="1CAE15AC">
            <w:rPr/>
            <w:t>10</w:t>
          </w:r>
          <w:r>
            <w:fldChar w:fldCharType="end"/>
          </w:r>
          <w:r>
            <w:fldChar w:fldCharType="end"/>
          </w:r>
        </w:p>
        <w:p xmlns:wp14="http://schemas.microsoft.com/office/word/2010/wordml" w:rsidP="1CAE15AC" w14:paraId="44A76F1E" wp14:textId="28B94951">
          <w:pPr>
            <w:pStyle w:val="TOC3"/>
            <w:tabs>
              <w:tab w:val="right" w:leader="dot" w:pos="9360"/>
            </w:tabs>
            <w:bidi w:val="0"/>
          </w:pPr>
          <w:r>
            <w:fldChar w:fldCharType="begin"/>
          </w:r>
          <w:r>
            <w:instrText xml:space="preserve">HYPERLINK  \l  "_Toc1178027156" </w:instrText>
          </w:r>
          <w:r>
            <w:fldChar w:fldCharType="separate"/>
          </w:r>
          <w:r w:rsidR="1CAE15AC">
            <w:rPr/>
            <w:t>Non-functional</w:t>
          </w:r>
          <w:r>
            <w:tab/>
          </w:r>
          <w:r>
            <w:fldChar w:fldCharType="begin"/>
          </w:r>
          <w:r>
            <w:instrText xml:space="preserve">PAGEREF _Toc1178027156 \h</w:instrText>
          </w:r>
          <w:r>
            <w:fldChar w:fldCharType="separate"/>
          </w:r>
          <w:r w:rsidR="1CAE15AC">
            <w:rPr/>
            <w:t>11</w:t>
          </w:r>
          <w:r>
            <w:fldChar w:fldCharType="end"/>
          </w:r>
          <w:r>
            <w:fldChar w:fldCharType="end"/>
          </w:r>
        </w:p>
        <w:p xmlns:wp14="http://schemas.microsoft.com/office/word/2010/wordml" w:rsidP="1CAE15AC" w14:paraId="1FAEA731" wp14:textId="7613E294">
          <w:pPr>
            <w:pStyle w:val="TOC2"/>
            <w:tabs>
              <w:tab w:val="right" w:leader="dot" w:pos="9360"/>
            </w:tabs>
            <w:bidi w:val="0"/>
          </w:pPr>
          <w:r>
            <w:fldChar w:fldCharType="begin"/>
          </w:r>
          <w:r>
            <w:instrText xml:space="preserve">HYPERLINK  \l  "_Toc629787175" </w:instrText>
          </w:r>
          <w:r>
            <w:fldChar w:fldCharType="separate"/>
          </w:r>
          <w:r w:rsidR="1CAE15AC">
            <w:rPr/>
            <w:t>Pending decisions / open items (do not create stories for these yet)</w:t>
          </w:r>
          <w:r>
            <w:tab/>
          </w:r>
          <w:r>
            <w:fldChar w:fldCharType="begin"/>
          </w:r>
          <w:r>
            <w:instrText xml:space="preserve">PAGEREF _Toc629787175 \h</w:instrText>
          </w:r>
          <w:r>
            <w:fldChar w:fldCharType="separate"/>
          </w:r>
          <w:r w:rsidR="1CAE15AC">
            <w:rPr/>
            <w:t>12</w:t>
          </w:r>
          <w:r>
            <w:fldChar w:fldCharType="end"/>
          </w:r>
          <w:r>
            <w:fldChar w:fldCharType="end"/>
          </w:r>
        </w:p>
        <w:p xmlns:wp14="http://schemas.microsoft.com/office/word/2010/wordml" w:rsidP="1CAE15AC" w14:paraId="03D60453" wp14:textId="7EABA39A">
          <w:pPr>
            <w:bidi w:val="0"/>
          </w:pPr>
          <w:r>
            <w:fldChar w:fldCharType="end"/>
          </w:r>
        </w:p>
      </w:sdtContent>
    </w:sdt>
    <w:p xmlns:wp14="http://schemas.microsoft.com/office/word/2010/wordml" w:rsidP="1CAE15AC" w14:paraId="34B747CD" wp14:textId="682C441A">
      <w:pPr/>
      <w:r>
        <w:br w:type="page"/>
      </w:r>
    </w:p>
    <w:p xmlns:wp14="http://schemas.microsoft.com/office/word/2010/wordml" w14:paraId="4D61A17D" wp14:textId="126F4B15">
      <w:pPr>
        <w:pStyle w:val="Heading2"/>
      </w:pPr>
      <w:bookmarkStart w:name="_Toc1661783475" w:id="1355637496"/>
      <w:r w:rsidR="1CAE15AC">
        <w:rPr/>
        <w:t>EPIC 1 — Org Groups (admin-managed; QBiC admin acts as owner-equivalent)</w:t>
      </w:r>
      <w:bookmarkEnd w:id="1355637496"/>
    </w:p>
    <w:p xmlns:wp14="http://schemas.microsoft.com/office/word/2010/wordml" w14:paraId="0C619F0B" wp14:textId="77777777">
      <w:pPr>
        <w:pStyle w:val="FirstParagraph"/>
      </w:pPr>
      <w:r>
        <w:rPr>
          <w:b/>
          <w:bCs/>
        </w:rPr>
        <w:t xml:space="preserve">Definition of done for this epic:</w:t>
      </w:r>
      <w:r>
        <w:t xml:space="preserve"> </w:t>
      </w:r>
      <w:r>
        <w:t xml:space="preserve">A QBiC administrator can create org groups, assign managers,</w:t>
      </w:r>
      <w:r>
        <w:t xml:space="preserve"> </w:t>
      </w:r>
      <w:r>
        <w:t xml:space="preserve">and manage membership; org groups have no OWNER row and governance is app-level via</w:t>
      </w:r>
      <w:r>
        <w:t xml:space="preserve"> </w:t>
      </w:r>
      <w:r>
        <w:rPr>
          <w:rStyle w:val="VerbatimChar"/>
        </w:rPr>
        <w:t xml:space="preserve">ROLE_ADMIN</w:t>
      </w:r>
      <w:r>
        <w:t xml:space="preserve">.</w:t>
      </w:r>
    </w:p>
    <w:p xmlns:wp14="http://schemas.microsoft.com/office/word/2010/wordml" w14:paraId="0A37501D" wp14:textId="77777777">
      <w:r>
        <w:pict w14:anchorId="55D05044">
          <v:rect style="width:0;height:1.5pt" o:hr="t" o:hrstd="t" o:hralign="center"/>
        </w:pict>
      </w:r>
    </w:p>
    <w:bookmarkStart w:name="Xf365aeb0d26b612591de8b58ffe4f6164cce142" w:id="11"/>
    <w:p xmlns:wp14="http://schemas.microsoft.com/office/word/2010/wordml" w14:paraId="1FE41728" wp14:textId="77777777">
      <w:pPr>
        <w:pStyle w:val="Heading3"/>
      </w:pPr>
      <w:bookmarkStart w:name="_Toc1330626245" w:id="22239115"/>
      <w:r w:rsidR="1CAE15AC">
        <w:rPr/>
        <w:t>FEAT-USER-GROUPS-01 — Create Org Groups (Admin)</w:t>
      </w:r>
      <w:bookmarkEnd w:id="22239115"/>
    </w:p>
    <w:p xmlns:wp14="http://schemas.microsoft.com/office/word/2010/wordml" w14:paraId="4510426C" wp14:textId="77777777">
      <w:pPr>
        <w:pStyle w:val="FirstParagraph"/>
      </w:pPr>
      <w:r>
        <w:rPr>
          <w:b/>
          <w:bCs/>
        </w:rPr>
        <w:t xml:space="preserve">User Story</w:t>
      </w:r>
    </w:p>
    <w:p xmlns:wp14="http://schemas.microsoft.com/office/word/2010/wordml" w14:paraId="03610A6E" wp14:textId="77777777">
      <w:pPr>
        <w:pStyle w:val="BlockText"/>
      </w:pPr>
      <w:r>
        <w:t xml:space="preserve">As a QBiC administrator, I want to create organisational groups with a unique name and</w:t>
      </w:r>
      <w:r>
        <w:t xml:space="preserve"> </w:t>
      </w:r>
      <w:r>
        <w:t xml:space="preserve">description, so that recurring teams (e.g. NGS labs) can be shared onto projects as one unit</w:t>
      </w:r>
      <w:r>
        <w:t xml:space="preserve"> </w:t>
      </w:r>
      <w:r>
        <w:t xml:space="preserve">instead of re-adding members individually.</w:t>
      </w:r>
    </w:p>
    <w:p xmlns:wp14="http://schemas.microsoft.com/office/word/2010/wordml" w14:paraId="6B40C331" wp14:textId="77777777">
      <w:pPr>
        <w:pStyle w:val="FirstParagraph"/>
      </w:pPr>
      <w:r>
        <w:rPr>
          <w:b/>
          <w:bCs/>
        </w:rPr>
        <w:t xml:space="preserve">Acceptance Criteria</w:t>
      </w:r>
    </w:p>
    <w:p xmlns:wp14="http://schemas.microsoft.com/office/word/2010/wordml" w14:paraId="31088AB7" wp14:textId="77777777">
      <w:pPr>
        <w:pStyle w:val="Compact"/>
        <w:numPr>
          <w:ilvl w:val="0"/>
          <w:numId w:val="1001"/>
        </w:numPr>
      </w:pPr>
      <w:r>
        <w:t xml:space="preserve">Given I am logged in as a QBiC admin, When I create an org group with a unique case-insensitive</w:t>
      </w:r>
      <w:r>
        <w:t xml:space="preserve"> </w:t>
      </w:r>
      <w:r>
        <w:t xml:space="preserve">name and a description, Then the group is created in status active, appears in the group</w:t>
      </w:r>
      <w:r>
        <w:t xml:space="preserve"> </w:t>
      </w:r>
      <w:r>
        <w:t xml:space="preserve">directory, and is visible to all users by name and description.</w:t>
      </w:r>
    </w:p>
    <w:p xmlns:wp14="http://schemas.microsoft.com/office/word/2010/wordml" w14:paraId="4DB83448" wp14:textId="77777777">
      <w:pPr>
        <w:pStyle w:val="Compact"/>
        <w:numPr>
          <w:ilvl w:val="0"/>
          <w:numId w:val="1001"/>
        </w:numPr>
      </w:pPr>
      <w:r>
        <w:t xml:space="preserve">Given I create an org group with a duplicate name (case-insensitive), When I submit, Then the</w:t>
      </w:r>
      <w:r>
        <w:t xml:space="preserve"> </w:t>
      </w:r>
      <w:r>
        <w:t xml:space="preserve">creation is rejected with a clear message that the name is not unique.</w:t>
      </w:r>
    </w:p>
    <w:p xmlns:wp14="http://schemas.microsoft.com/office/word/2010/wordml" w14:paraId="2B790BA2" wp14:textId="77777777">
      <w:pPr>
        <w:pStyle w:val="Compact"/>
        <w:numPr>
          <w:ilvl w:val="0"/>
          <w:numId w:val="1001"/>
        </w:numPr>
      </w:pPr>
      <w:r>
        <w:t xml:space="preserve">Given I attempt to create an org group without being a QBiC admin, When I submit, Then the</w:t>
      </w:r>
      <w:r>
        <w:t xml:space="preserve"> </w:t>
      </w:r>
      <w:r>
        <w:t xml:space="preserve">operation is denied and no group is created.</w:t>
      </w:r>
    </w:p>
    <w:p xmlns:wp14="http://schemas.microsoft.com/office/word/2010/wordml" w14:paraId="2C27069E" wp14:textId="77777777">
      <w:pPr>
        <w:pStyle w:val="FirstParagraph"/>
      </w:pPr>
      <w:r>
        <w:rPr>
          <w:b/>
          <w:bCs/>
        </w:rPr>
        <w:t xml:space="preserve">Requirement IDs:</w:t>
      </w:r>
      <w:r>
        <w:t xml:space="preserve"> </w:t>
      </w:r>
      <w:r>
        <w:rPr>
          <w:rStyle w:val="VerbatimChar"/>
        </w:rPr>
        <w:t xml:space="preserve">GROUP-R-01</w:t>
      </w:r>
      <w:r>
        <w:t xml:space="preserve">,</w:t>
      </w:r>
      <w:r>
        <w:t xml:space="preserve"> </w:t>
      </w:r>
      <w:r>
        <w:rPr>
          <w:rStyle w:val="VerbatimChar"/>
        </w:rPr>
        <w:t xml:space="preserve">GROUP-NFR-02</w:t>
      </w:r>
    </w:p>
    <w:p xmlns:wp14="http://schemas.microsoft.com/office/word/2010/wordml" w14:paraId="31A250E4" wp14:textId="77777777">
      <w:pPr>
        <w:pStyle w:val="BodyText"/>
      </w:pPr>
      <w:r>
        <w:rPr>
          <w:b/>
          <w:bCs/>
        </w:rPr>
        <w:t xml:space="preserve">Notes &amp; Context</w:t>
      </w:r>
    </w:p>
    <w:p xmlns:wp14="http://schemas.microsoft.com/office/word/2010/wordml" w14:paraId="11702F06" wp14:textId="77777777">
      <w:pPr>
        <w:pStyle w:val="Compact"/>
        <w:numPr>
          <w:ilvl w:val="0"/>
          <w:numId w:val="1002"/>
        </w:numPr>
      </w:pPr>
      <w:r>
        <w:t xml:space="preserve">Org groups have</w:t>
      </w:r>
      <w:r>
        <w:t xml:space="preserve"> </w:t>
      </w:r>
      <w:r>
        <w:rPr>
          <w:b/>
          <w:bCs/>
        </w:rPr>
        <w:t xml:space="preserve">no OWNER membership row</w:t>
      </w:r>
      <w:r>
        <w:t xml:space="preserve">; the QBiC admin acts as owner-equivalent at the</w:t>
      </w:r>
      <w:r>
        <w:t xml:space="preserve"> </w:t>
      </w:r>
      <w:r>
        <w:t xml:space="preserve">application layer (system role</w:t>
      </w:r>
      <w:r>
        <w:t xml:space="preserve"> </w:t>
      </w:r>
      <w:r>
        <w:rPr>
          <w:rStyle w:val="VerbatimChar"/>
        </w:rPr>
        <w:t xml:space="preserve">ROLE_ADMIN</w:t>
      </w:r>
      <w:r>
        <w:t xml:space="preserve">). See strategy §3, §8.</w:t>
      </w:r>
    </w:p>
    <w:p xmlns:wp14="http://schemas.microsoft.com/office/word/2010/wordml" w14:paraId="5DAB6C7B" wp14:textId="77777777">
      <w:r>
        <w:pict w14:anchorId="5B2D385A">
          <v:rect style="width:0;height:1.5pt" o:hr="t" o:hrstd="t" o:hralign="center"/>
        </w:pict>
      </w:r>
    </w:p>
    <w:bookmarkEnd w:id="11"/>
    <w:bookmarkStart w:name="X12b281ff41c5acd6c1652ee68455e5f1e35004e" w:id="12"/>
    <w:p xmlns:wp14="http://schemas.microsoft.com/office/word/2010/wordml" w14:paraId="59103C0C" wp14:textId="77777777">
      <w:pPr>
        <w:pStyle w:val="Heading3"/>
      </w:pPr>
      <w:bookmarkStart w:name="_Toc1389115303" w:id="327702523"/>
      <w:r w:rsidR="1CAE15AC">
        <w:rPr/>
        <w:t>FEAT-USER-GROUPS-02 — Manage Org Group Membership and Managers (Admin)</w:t>
      </w:r>
      <w:bookmarkEnd w:id="327702523"/>
    </w:p>
    <w:p xmlns:wp14="http://schemas.microsoft.com/office/word/2010/wordml" w14:paraId="6AC7148D" wp14:textId="77777777">
      <w:pPr>
        <w:pStyle w:val="FirstParagraph"/>
      </w:pPr>
      <w:r>
        <w:rPr>
          <w:b/>
          <w:bCs/>
        </w:rPr>
        <w:t xml:space="preserve">User Story</w:t>
      </w:r>
    </w:p>
    <w:p xmlns:wp14="http://schemas.microsoft.com/office/word/2010/wordml" w14:paraId="61ABB89C" wp14:textId="77777777">
      <w:pPr>
        <w:pStyle w:val="BlockText"/>
      </w:pPr>
      <w:r>
        <w:t xml:space="preserve">As a QBiC administrator, I want to assign managers and manage the membership of org groups, so</w:t>
      </w:r>
      <w:r>
        <w:t xml:space="preserve"> </w:t>
      </w:r>
      <w:r>
        <w:t xml:space="preserve">that the right people represent and maintain each lab/team group.</w:t>
      </w:r>
    </w:p>
    <w:p xmlns:wp14="http://schemas.microsoft.com/office/word/2010/wordml" w14:paraId="27143A4A" wp14:textId="77777777">
      <w:pPr>
        <w:pStyle w:val="FirstParagraph"/>
      </w:pPr>
      <w:r>
        <w:rPr>
          <w:b/>
          <w:bCs/>
        </w:rPr>
        <w:t xml:space="preserve">Acceptance Criteria</w:t>
      </w:r>
    </w:p>
    <w:p xmlns:wp14="http://schemas.microsoft.com/office/word/2010/wordml" w14:paraId="61FBF3F8" wp14:textId="415E11D2">
      <w:pPr>
        <w:pStyle w:val="Compact"/>
        <w:numPr>
          <w:ilvl w:val="0"/>
          <w:numId w:val="1003"/>
        </w:numPr>
        <w:rPr/>
      </w:pPr>
      <w:r w:rsidR="19618708">
        <w:rPr/>
        <w:t xml:space="preserve">Given an org group exists, When I assign a user as a manager, </w:t>
      </w:r>
      <w:r w:rsidR="19618708">
        <w:rPr/>
        <w:t>then</w:t>
      </w:r>
      <w:r w:rsidR="19618708">
        <w:rPr/>
        <w:t xml:space="preserve"> that user gets the MANAGER</w:t>
      </w:r>
      <w:r w:rsidR="19618708">
        <w:rPr/>
        <w:t xml:space="preserve"> </w:t>
      </w:r>
      <w:r w:rsidR="19618708">
        <w:rPr/>
        <w:t>role and can add/remove regular members and rename/describe the group.</w:t>
      </w:r>
    </w:p>
    <w:p xmlns:wp14="http://schemas.microsoft.com/office/word/2010/wordml" w14:paraId="5CC2F6B3" wp14:textId="7AE0866D">
      <w:pPr>
        <w:pStyle w:val="Compact"/>
        <w:numPr>
          <w:ilvl w:val="0"/>
          <w:numId w:val="1003"/>
        </w:numPr>
        <w:rPr/>
      </w:pPr>
      <w:r w:rsidR="19618708">
        <w:rPr/>
        <w:t>Given an org group exists with members, When I add or remove a member, Then the membership list</w:t>
      </w:r>
      <w:r w:rsidR="19618708">
        <w:rPr/>
        <w:t xml:space="preserve"> </w:t>
      </w:r>
      <w:r w:rsidR="19618708">
        <w:rPr/>
        <w:t>updates, newly granted members receive the newly-gained-access email (deduplicated</w:t>
      </w:r>
      <w:ins w:author="Sven Fillinger" w:date="2026-09-22T07:55:40.431Z" w16du:dateUtc="2026-09-22T07:55:40.431Z" w:id="890172369">
        <w:r w:rsidR="2E5812CB">
          <w:t>)</w:t>
        </w:r>
      </w:ins>
      <w:del w:author="Sven Fillinger" w:date="2026-09-22T07:55:38.989Z" w16du:dateUtc="2026-09-22T07:55:38.989Z" w:id="1348351089">
        <w:r w:rsidDel="19618708">
          <w:delText>)</w:delText>
        </w:r>
      </w:del>
      <w:r w:rsidR="19618708">
        <w:rPr/>
        <w:t>,</w:t>
      </w:r>
      <w:commentRangeStart w:id="1237322483"/>
      <w:commentRangeStart w:id="1384229391"/>
      <w:del w:author="Sven Fillinger" w:date="2026-09-22T07:55:37.121Z" w16du:dateUtc="2026-09-22T07:55:37.121Z" w:id="65757223">
        <w:r w:rsidDel="19618708">
          <w:delText>.</w:delText>
        </w:r>
      </w:del>
      <w:commentRangeEnd w:id="1237322483"/>
      <w:r>
        <w:rPr>
          <w:rStyle w:val="CommentReference"/>
        </w:rPr>
        <w:commentReference w:id="1237322483"/>
      </w:r>
      <w:commentRangeEnd w:id="1384229391"/>
      <w:r>
        <w:rPr>
          <w:rStyle w:val="CommentReference"/>
        </w:rPr>
        <w:commentReference w:id="1384229391"/>
      </w:r>
    </w:p>
    <w:p xmlns:wp14="http://schemas.microsoft.com/office/word/2010/wordml" w14:paraId="4EC66782" wp14:textId="77777777">
      <w:pPr>
        <w:pStyle w:val="Compact"/>
        <w:numPr>
          <w:ilvl w:val="0"/>
          <w:numId w:val="1003"/>
        </w:numPr>
        <w:rPr/>
      </w:pPr>
      <w:r w:rsidR="19618708">
        <w:rPr/>
        <w:t>Given I remove a member from an org group, When the change takes effect, Then the member loses</w:t>
      </w:r>
      <w:r w:rsidR="19618708">
        <w:rPr/>
        <w:t xml:space="preserve"> </w:t>
      </w:r>
      <w:r w:rsidR="19618708">
        <w:rPr/>
        <w:t xml:space="preserve">group-derived project access at the next authorization check </w:t>
      </w:r>
      <w:commentRangeStart w:id="858290740"/>
      <w:commentRangeStart w:id="950552706"/>
      <w:commentRangeStart w:id="657294506"/>
      <w:r w:rsidR="19618708">
        <w:rPr/>
        <w:t>(not later than the 60s revocation</w:t>
      </w:r>
      <w:r w:rsidR="19618708">
        <w:rPr/>
        <w:t xml:space="preserve"> </w:t>
      </w:r>
      <w:r w:rsidR="19618708">
        <w:rPr/>
        <w:t>NFR).</w:t>
      </w:r>
      <w:commentRangeEnd w:id="858290740"/>
      <w:r>
        <w:rPr>
          <w:rStyle w:val="CommentReference"/>
        </w:rPr>
        <w:commentReference w:id="858290740"/>
      </w:r>
      <w:commentRangeEnd w:id="950552706"/>
      <w:r>
        <w:rPr>
          <w:rStyle w:val="CommentReference"/>
        </w:rPr>
        <w:commentReference w:id="950552706"/>
      </w:r>
      <w:commentRangeEnd w:id="657294506"/>
      <w:r>
        <w:rPr>
          <w:rStyle w:val="CommentReference"/>
        </w:rPr>
        <w:commentReference w:id="657294506"/>
      </w:r>
    </w:p>
    <w:p xmlns:wp14="http://schemas.microsoft.com/office/word/2010/wordml" w14:paraId="7988196A" wp14:textId="77777777">
      <w:pPr>
        <w:pStyle w:val="Compact"/>
        <w:numPr>
          <w:ilvl w:val="0"/>
          <w:numId w:val="1003"/>
        </w:numPr>
      </w:pPr>
      <w:r>
        <w:t xml:space="preserve">Given an org group has no remaining managers, When I review it, Then the QBiC admin remains the</w:t>
      </w:r>
      <w:r>
        <w:t xml:space="preserve"> </w:t>
      </w:r>
      <w:r>
        <w:t xml:space="preserve">owner-equivalent — the group stays governed and no OWNER membership is created.</w:t>
      </w:r>
    </w:p>
    <w:p xmlns:wp14="http://schemas.microsoft.com/office/word/2010/wordml" w14:paraId="31CDBDCC" wp14:textId="77777777">
      <w:pPr>
        <w:pStyle w:val="FirstParagraph"/>
      </w:pPr>
      <w:r>
        <w:rPr>
          <w:b/>
          <w:bCs/>
        </w:rPr>
        <w:t xml:space="preserve">Requirement IDs:</w:t>
      </w:r>
      <w:r>
        <w:t xml:space="preserve"> </w:t>
      </w:r>
      <w:r>
        <w:rPr>
          <w:rStyle w:val="VerbatimChar"/>
        </w:rPr>
        <w:t xml:space="preserve">GROUP-R-01</w:t>
      </w:r>
      <w:r>
        <w:t xml:space="preserve">,</w:t>
      </w:r>
      <w:r>
        <w:t xml:space="preserve"> </w:t>
      </w:r>
      <w:r>
        <w:rPr>
          <w:rStyle w:val="VerbatimChar"/>
        </w:rPr>
        <w:t xml:space="preserve">GROUP-R-03</w:t>
      </w:r>
      <w:r>
        <w:t xml:space="preserve">,</w:t>
      </w:r>
      <w:r>
        <w:t xml:space="preserve"> </w:t>
      </w:r>
      <w:r>
        <w:rPr>
          <w:rStyle w:val="VerbatimChar"/>
        </w:rPr>
        <w:t xml:space="preserve">GROUP-R-10</w:t>
      </w:r>
      <w:r>
        <w:t xml:space="preserve">,</w:t>
      </w:r>
      <w:r>
        <w:t xml:space="preserve"> </w:t>
      </w:r>
      <w:r>
        <w:rPr>
          <w:rStyle w:val="VerbatimChar"/>
        </w:rPr>
        <w:t xml:space="preserve">GROUP-NFR-01</w:t>
      </w:r>
    </w:p>
    <w:p xmlns:wp14="http://schemas.microsoft.com/office/word/2010/wordml" w14:paraId="53F4561F" wp14:textId="77777777">
      <w:pPr>
        <w:pStyle w:val="BodyText"/>
      </w:pPr>
      <w:r>
        <w:rPr>
          <w:b/>
          <w:bCs/>
        </w:rPr>
        <w:t xml:space="preserve">Notes &amp; Context</w:t>
      </w:r>
    </w:p>
    <w:p xmlns:wp14="http://schemas.microsoft.com/office/word/2010/wordml" w14:paraId="2DFCF34F" wp14:textId="77777777">
      <w:pPr>
        <w:pStyle w:val="Compact"/>
        <w:numPr>
          <w:ilvl w:val="0"/>
          <w:numId w:val="1004"/>
        </w:numPr>
      </w:pPr>
      <w:r>
        <w:t xml:space="preserve">Manager demotion path is an open item (§8); this story covers assignment and the no-manager</w:t>
      </w:r>
      <w:r>
        <w:t xml:space="preserve"> </w:t>
      </w:r>
      <w:r>
        <w:t xml:space="preserve">fallback only.</w:t>
      </w:r>
    </w:p>
    <w:p xmlns:wp14="http://schemas.microsoft.com/office/word/2010/wordml" w14:paraId="02EB378F" wp14:textId="77777777">
      <w:r>
        <w:pict w14:anchorId="7F3283BB">
          <v:rect style="width:0;height:1.5pt" o:hr="t" o:hrstd="t" o:hralign="center"/>
        </w:pict>
      </w:r>
    </w:p>
    <w:bookmarkEnd w:id="12"/>
    <w:bookmarkEnd w:id="13"/>
    <w:bookmarkStart w:name="epic-2-ad-hoc-groups-self-service" w:id="17"/>
    <w:p xmlns:wp14="http://schemas.microsoft.com/office/word/2010/wordml" w14:paraId="31C54B24" wp14:textId="77777777">
      <w:pPr>
        <w:pStyle w:val="Heading2"/>
      </w:pPr>
      <w:bookmarkStart w:name="_Toc347137840" w:id="62429844"/>
      <w:r w:rsidR="1CAE15AC">
        <w:rPr/>
        <w:t>EPIC 2 — Ad-hoc Groups (self-service)</w:t>
      </w:r>
      <w:bookmarkEnd w:id="62429844"/>
    </w:p>
    <w:p xmlns:wp14="http://schemas.microsoft.com/office/word/2010/wordml" w14:paraId="08C98EFF" wp14:textId="7DB93FAE">
      <w:pPr>
        <w:pStyle w:val="FirstParagraph"/>
        <w:rPr>
          <w:del w:author="Sven Fillinger" w:date="2026-09-22T08:03:55.924Z" w16du:dateUtc="2026-09-22T08:03:55.924Z" w:id="1277482287"/>
        </w:rPr>
      </w:pPr>
      <w:r w:rsidRPr="7043F667" w:rsidR="19618708">
        <w:rPr>
          <w:b w:val="1"/>
          <w:bCs w:val="1"/>
        </w:rPr>
        <w:t>Definition of done:</w:t>
      </w:r>
      <w:r w:rsidR="19618708">
        <w:rPr/>
        <w:t xml:space="preserve"> </w:t>
      </w:r>
      <w:r w:rsidR="19618708">
        <w:rPr/>
        <w:t>A regular user can create ad-hoc groups without admin involvement, manage</w:t>
      </w:r>
      <w:r w:rsidR="19618708">
        <w:rPr/>
        <w:t xml:space="preserve"> </w:t>
      </w:r>
      <w:r w:rsidR="19618708">
        <w:rPr/>
        <w:t>membership and profile as owner/manager, and leave safely (transfer-or-dissolve guard).</w:t>
      </w:r>
      <w:r w:rsidR="72947D86">
        <w:rPr/>
        <w:t xml:space="preserve"> Groups cannot be </w:t>
      </w:r>
      <w:r w:rsidR="28B273E9">
        <w:rPr/>
        <w:t>empty;</w:t>
      </w:r>
      <w:r w:rsidR="72947D86">
        <w:rPr/>
        <w:t xml:space="preserve"> the last member must always be the owner.</w:t>
      </w:r>
      <w:commentRangeStart w:id="1589053448"/>
      <w:commentRangeStart w:id="460046332"/>
      <w:r w:rsidR="3D29C851">
        <w:rPr/>
        <w:t xml:space="preserve"> </w:t>
      </w:r>
      <w:r w:rsidR="658AC9CD">
        <w:rPr/>
        <w:t>Owners</w:t>
      </w:r>
      <w:r w:rsidR="3D29C851">
        <w:rPr/>
        <w:t xml:space="preserve"> can transfer ownership though </w:t>
      </w:r>
      <w:r w:rsidR="1E29D138">
        <w:rPr/>
        <w:t>to</w:t>
      </w:r>
      <w:r w:rsidR="3D29C851">
        <w:rPr/>
        <w:t xml:space="preserve"> get demoted and only then will be able to leave a group. Only owners can </w:t>
      </w:r>
      <w:r w:rsidR="3D29C851">
        <w:rPr/>
        <w:t>delete</w:t>
      </w:r>
      <w:r w:rsidR="3D29C851">
        <w:rPr/>
        <w:t xml:space="preserve"> a group.</w:t>
      </w:r>
      <w:commentRangeEnd w:id="1589053448"/>
      <w:r>
        <w:rPr>
          <w:rStyle w:val="CommentReference"/>
        </w:rPr>
        <w:commentReference w:id="1589053448"/>
      </w:r>
      <w:commentRangeEnd w:id="460046332"/>
      <w:r>
        <w:rPr>
          <w:rStyle w:val="CommentReference"/>
        </w:rPr>
        <w:commentReference w:id="460046332"/>
      </w:r>
    </w:p>
    <w:p xmlns:wp14="http://schemas.microsoft.com/office/word/2010/wordml" w14:paraId="6A05A809" wp14:textId="77777777">
      <w:r>
        <w:pict w14:anchorId="7FC99DC8">
          <v:rect style="width:0;height:1.5pt" o:hr="t" o:hrstd="t" o:hralign="center"/>
        </w:pict>
      </w:r>
    </w:p>
    <w:bookmarkStart w:name="Xef0e13c35b725416c9d76fd3da088f7d5c3005d" w:id="14"/>
    <w:p xmlns:wp14="http://schemas.microsoft.com/office/word/2010/wordml" w14:paraId="3DEFEF14" wp14:textId="77777777">
      <w:pPr>
        <w:pStyle w:val="Heading3"/>
      </w:pPr>
      <w:bookmarkStart w:name="_Toc1467961999" w:id="517245861"/>
      <w:r w:rsidR="1CAE15AC">
        <w:rPr/>
        <w:t>FEAT-USER-GROUPS-03 — Create Ad-hoc Groups Self-Service</w:t>
      </w:r>
      <w:bookmarkEnd w:id="517245861"/>
    </w:p>
    <w:p xmlns:wp14="http://schemas.microsoft.com/office/word/2010/wordml" w14:paraId="30D1F29E" wp14:textId="77777777">
      <w:pPr>
        <w:pStyle w:val="FirstParagraph"/>
      </w:pPr>
      <w:r>
        <w:rPr>
          <w:b/>
          <w:bCs/>
        </w:rPr>
        <w:t xml:space="preserve">User Story</w:t>
      </w:r>
    </w:p>
    <w:p xmlns:wp14="http://schemas.microsoft.com/office/word/2010/wordml" w14:paraId="530F3B14" wp14:textId="77777777">
      <w:pPr>
        <w:pStyle w:val="BlockText"/>
      </w:pPr>
      <w:r>
        <w:t xml:space="preserve">As a researcher, I want to create an ad-hoc group myself and become its owner, so that I can</w:t>
      </w:r>
      <w:r>
        <w:t xml:space="preserve"> </w:t>
      </w:r>
      <w:r>
        <w:t xml:space="preserve">assemble a collaboration team without involving an administrator.</w:t>
      </w:r>
    </w:p>
    <w:p xmlns:wp14="http://schemas.microsoft.com/office/word/2010/wordml" w14:paraId="7EEDE374" wp14:textId="77777777">
      <w:pPr>
        <w:pStyle w:val="FirstParagraph"/>
      </w:pPr>
      <w:r>
        <w:rPr>
          <w:b/>
          <w:bCs/>
        </w:rPr>
        <w:t xml:space="preserve">Acceptance Criteria</w:t>
      </w:r>
    </w:p>
    <w:p xmlns:wp14="http://schemas.microsoft.com/office/word/2010/wordml" w14:paraId="35FEFE84" wp14:textId="77777777">
      <w:pPr>
        <w:pStyle w:val="Compact"/>
        <w:numPr>
          <w:ilvl w:val="0"/>
          <w:numId w:val="1005"/>
        </w:numPr>
      </w:pPr>
      <w:r>
        <w:t xml:space="preserve">Given I am a regular authenticated user, When I create an ad-hoc group with a unique name and a</w:t>
      </w:r>
      <w:r>
        <w:t xml:space="preserve"> </w:t>
      </w:r>
      <w:r>
        <w:t xml:space="preserve">description, Then the group is created, I become its OWNER, and it appears in the public</w:t>
      </w:r>
      <w:r>
        <w:t xml:space="preserve"> </w:t>
      </w:r>
      <w:r>
        <w:t xml:space="preserve">directory and in my groups.</w:t>
      </w:r>
    </w:p>
    <w:p xmlns:wp14="http://schemas.microsoft.com/office/word/2010/wordml" w14:paraId="1E6E0A31" wp14:textId="77777777">
      <w:pPr>
        <w:pStyle w:val="Compact"/>
        <w:numPr>
          <w:ilvl w:val="0"/>
          <w:numId w:val="1005"/>
        </w:numPr>
      </w:pPr>
      <w:r>
        <w:t xml:space="preserve">Given I create an ad-hoc group with a duplicate name (case-insensitive), When I submit, Then the</w:t>
      </w:r>
      <w:r>
        <w:t xml:space="preserve"> </w:t>
      </w:r>
      <w:r>
        <w:t xml:space="preserve">creation is rejected with a clear uniqueness message.</w:t>
      </w:r>
    </w:p>
    <w:p xmlns:wp14="http://schemas.microsoft.com/office/word/2010/wordml" w:rsidP="7043F667" w14:paraId="61BD753C" wp14:textId="0CC27552">
      <w:pPr>
        <w:pStyle w:val="FirstParagraph"/>
        <w:numPr>
          <w:ilvl w:val="0"/>
          <w:numId w:val="1005"/>
        </w:numPr>
        <w:rPr/>
      </w:pPr>
      <w:r w:rsidRPr="7043F667" w:rsidR="7043F667">
        <w:rPr>
          <w:b w:val="1"/>
          <w:bCs w:val="1"/>
        </w:rPr>
        <w:t>Requirement IDs:</w:t>
      </w:r>
      <w:r w:rsidR="7043F667">
        <w:rPr/>
        <w:t xml:space="preserve"> </w:t>
      </w:r>
      <w:r w:rsidRPr="7043F667" w:rsidR="7043F667">
        <w:rPr>
          <w:rStyle w:val="VerbatimChar"/>
        </w:rPr>
        <w:t>GROUP-R-02</w:t>
      </w:r>
      <w:r w:rsidR="7043F667">
        <w:rPr/>
        <w:t>,</w:t>
      </w:r>
      <w:r w:rsidR="7043F667">
        <w:rPr/>
        <w:t xml:space="preserve"> </w:t>
      </w:r>
      <w:r w:rsidRPr="7043F667" w:rsidR="7043F667">
        <w:rPr>
          <w:rStyle w:val="VerbatimChar"/>
        </w:rPr>
        <w:t>GROUP-NFR-02</w:t>
      </w:r>
    </w:p>
    <w:p xmlns:wp14="http://schemas.microsoft.com/office/word/2010/wordml" w14:paraId="5A39BBE3" wp14:textId="77777777">
      <w:r>
        <w:pict w14:anchorId="36E1DB86">
          <v:rect style="width:0;height:1.5pt" o:hr="t" o:hrstd="t" o:hralign="center"/>
        </w:pict>
      </w:r>
    </w:p>
    <w:bookmarkEnd w:id="14"/>
    <w:bookmarkStart w:name="X063fc95afaad119f22a1e3b1f4dc31da1cc6178" w:id="15"/>
    <w:p xmlns:wp14="http://schemas.microsoft.com/office/word/2010/wordml" w14:paraId="5639B6A9" wp14:textId="77777777">
      <w:pPr>
        <w:pStyle w:val="Heading3"/>
      </w:pPr>
      <w:bookmarkStart w:name="_Toc17941570" w:id="286765579"/>
      <w:r w:rsidR="1CAE15AC">
        <w:rPr/>
        <w:t>FEAT-USER-GROUPS-04 — Manage Ad-hoc Group Membership and Profile (owner/manager)</w:t>
      </w:r>
      <w:bookmarkEnd w:id="286765579"/>
    </w:p>
    <w:p xmlns:wp14="http://schemas.microsoft.com/office/word/2010/wordml" w14:paraId="7CD38097" wp14:textId="77777777">
      <w:pPr>
        <w:pStyle w:val="FirstParagraph"/>
      </w:pPr>
      <w:r>
        <w:rPr>
          <w:b/>
          <w:bCs/>
        </w:rPr>
        <w:t xml:space="preserve">User Story</w:t>
      </w:r>
    </w:p>
    <w:p xmlns:wp14="http://schemas.microsoft.com/office/word/2010/wordml" w14:paraId="0B50AE96" wp14:textId="77777777">
      <w:pPr>
        <w:pStyle w:val="BlockText"/>
      </w:pPr>
      <w:r>
        <w:t xml:space="preserve">As a group owner or manager, I want to add or remove members, rename the group, and change its</w:t>
      </w:r>
      <w:r>
        <w:t xml:space="preserve"> </w:t>
      </w:r>
      <w:r>
        <w:t xml:space="preserve">description, so that the group stays accurate as team membership changes.</w:t>
      </w:r>
    </w:p>
    <w:p xmlns:wp14="http://schemas.microsoft.com/office/word/2010/wordml" w14:paraId="758620E2" wp14:textId="77777777">
      <w:pPr>
        <w:pStyle w:val="FirstParagraph"/>
      </w:pPr>
      <w:r>
        <w:rPr>
          <w:b/>
          <w:bCs/>
        </w:rPr>
        <w:t xml:space="preserve">Acceptance Criteria</w:t>
      </w:r>
    </w:p>
    <w:p xmlns:wp14="http://schemas.microsoft.com/office/word/2010/wordml" w14:paraId="6F456FB8" wp14:textId="77777777">
      <w:pPr>
        <w:pStyle w:val="Compact"/>
        <w:numPr>
          <w:ilvl w:val="0"/>
          <w:numId w:val="1006"/>
        </w:numPr>
      </w:pPr>
      <w:r>
        <w:t xml:space="preserve">Given I own an ad-hoc group, When I appoint a manager, Then the appointed user gets the MANAGER</w:t>
      </w:r>
      <w:r>
        <w:t xml:space="preserve"> </w:t>
      </w:r>
      <w:r>
        <w:t xml:space="preserve">role and can add/remove members and rename/describe the group.</w:t>
      </w:r>
    </w:p>
    <w:p xmlns:wp14="http://schemas.microsoft.com/office/word/2010/wordml" w14:paraId="727EC49D" wp14:textId="77777777">
      <w:pPr>
        <w:pStyle w:val="Compact"/>
        <w:numPr>
          <w:ilvl w:val="0"/>
          <w:numId w:val="1006"/>
        </w:numPr>
        <w:rPr/>
      </w:pPr>
      <w:r w:rsidR="19618708">
        <w:rPr/>
        <w:t>Given I am a manager (or owner), When I add or remove a regular member, Then the membership</w:t>
      </w:r>
      <w:r w:rsidR="19618708">
        <w:rPr/>
        <w:t xml:space="preserve"> </w:t>
      </w:r>
      <w:r w:rsidR="19618708">
        <w:rPr/>
        <w:t xml:space="preserve">updates and newly granted members receive the </w:t>
      </w:r>
      <w:commentRangeStart w:id="826231928"/>
      <w:commentRangeStart w:id="638109088"/>
      <w:r w:rsidR="19618708">
        <w:rPr/>
        <w:t>deduplicated n</w:t>
      </w:r>
      <w:commentRangeEnd w:id="826231928"/>
      <w:r>
        <w:rPr>
          <w:rStyle w:val="CommentReference"/>
        </w:rPr>
        <w:commentReference w:id="826231928"/>
      </w:r>
      <w:commentRangeEnd w:id="638109088"/>
      <w:r>
        <w:rPr>
          <w:rStyle w:val="CommentReference"/>
        </w:rPr>
        <w:commentReference w:id="638109088"/>
      </w:r>
      <w:r w:rsidR="19618708">
        <w:rPr/>
        <w:t>ewly-gained-access email (only those</w:t>
      </w:r>
      <w:r w:rsidR="19618708">
        <w:rPr/>
        <w:t xml:space="preserve"> </w:t>
      </w:r>
      <w:r w:rsidR="19618708">
        <w:rPr/>
        <w:t>who newly gain effective access).</w:t>
      </w:r>
    </w:p>
    <w:p xmlns:wp14="http://schemas.microsoft.com/office/word/2010/wordml" w:rsidP="7043F667" w14:paraId="713441AB" wp14:textId="38FD8426">
      <w:pPr>
        <w:pStyle w:val="FirstParagraph"/>
        <w:numPr>
          <w:ilvl w:val="0"/>
          <w:numId w:val="1006"/>
        </w:numPr>
        <w:rPr>
          <w:rStyle w:val="VerbatimChar"/>
        </w:rPr>
      </w:pPr>
      <w:r w:rsidRPr="7043F667" w:rsidR="7043F667">
        <w:rPr>
          <w:b w:val="1"/>
          <w:bCs w:val="1"/>
        </w:rPr>
        <w:t>Requirement IDs:</w:t>
      </w:r>
      <w:r w:rsidR="7043F667">
        <w:rPr/>
        <w:t xml:space="preserve"> </w:t>
      </w:r>
      <w:r w:rsidRPr="7043F667" w:rsidR="7043F667">
        <w:rPr>
          <w:rStyle w:val="VerbatimChar"/>
        </w:rPr>
        <w:t>GROUP-R-03</w:t>
      </w:r>
      <w:r w:rsidR="7043F667">
        <w:rPr/>
        <w:t>,</w:t>
      </w:r>
      <w:r w:rsidR="7043F667">
        <w:rPr/>
        <w:t xml:space="preserve"> </w:t>
      </w:r>
      <w:r w:rsidRPr="7043F667" w:rsidR="7043F667">
        <w:rPr>
          <w:rStyle w:val="VerbatimChar"/>
        </w:rPr>
        <w:t>GROUP-R-10</w:t>
      </w:r>
      <w:r w:rsidRPr="7043F667" w:rsidR="087445ED">
        <w:rPr>
          <w:rStyle w:val="VerbatimChar"/>
        </w:rPr>
        <w:t>, GROUP-NFR-04</w:t>
      </w:r>
    </w:p>
    <w:bookmarkEnd w:id="15"/>
    <w:bookmarkStart w:name="Xbf06d54d6046c84e7a317aed43030d21f42e988" w:id="16"/>
    <w:p xmlns:wp14="http://schemas.microsoft.com/office/word/2010/wordml" w14:paraId="72A3D3EC" wp14:textId="27F0F0D5"/>
    <w:bookmarkEnd w:id="16"/>
    <w:bookmarkEnd w:id="17"/>
    <w:bookmarkStart w:name="X6a6686e125a98d920617ee786db483308c3939a" w:id="21"/>
    <w:p xmlns:wp14="http://schemas.microsoft.com/office/word/2010/wordml" w14:paraId="4935E833" wp14:textId="77777777">
      <w:pPr>
        <w:pStyle w:val="Heading2"/>
      </w:pPr>
      <w:bookmarkStart w:name="_Toc297735010" w:id="1814080178"/>
      <w:r w:rsidR="1CAE15AC">
        <w:rPr/>
        <w:t>EPIC 3 — Sharing groups onto projects &amp; effective access</w:t>
      </w:r>
      <w:bookmarkEnd w:id="1814080178"/>
    </w:p>
    <w:p xmlns:wp14="http://schemas.microsoft.com/office/word/2010/wordml" w14:paraId="2A0E9AF0" wp14:textId="77777777">
      <w:pPr>
        <w:pStyle w:val="FirstParagraph"/>
      </w:pPr>
      <w:commentRangeStart w:id="985129296"/>
      <w:commentRangeStart w:id="1672330528"/>
      <w:r w:rsidRPr="19618708" w:rsidR="19618708">
        <w:rPr>
          <w:b w:val="1"/>
          <w:bCs w:val="1"/>
        </w:rPr>
        <w:t>Definition of done:</w:t>
      </w:r>
      <w:r w:rsidR="19618708">
        <w:rPr/>
        <w:t xml:space="preserve"> </w:t>
      </w:r>
      <w:r w:rsidR="19618708">
        <w:rPr/>
        <w:t>Project access-administration holders can share a group onto a project at</w:t>
      </w:r>
      <w:r w:rsidR="19618708">
        <w:rPr/>
        <w:t xml:space="preserve"> </w:t>
      </w:r>
      <w:r w:rsidR="19618708">
        <w:rPr/>
        <w:t>READ/WRITE/ADMIN (never OWNER); members gain effective access at the next authorization check;</w:t>
      </w:r>
      <w:r w:rsidR="19618708">
        <w:rPr/>
        <w:t xml:space="preserve"> </w:t>
      </w:r>
      <w:r w:rsidR="19618708">
        <w:rPr/>
        <w:t>effective access is the maximal of direct grants, group grants, and system roles.</w:t>
      </w:r>
      <w:commentRangeEnd w:id="985129296"/>
      <w:r>
        <w:rPr>
          <w:rStyle w:val="CommentReference"/>
        </w:rPr>
        <w:commentReference w:id="985129296"/>
      </w:r>
      <w:commentRangeEnd w:id="1672330528"/>
      <w:r>
        <w:rPr>
          <w:rStyle w:val="CommentReference"/>
        </w:rPr>
        <w:commentReference w:id="1672330528"/>
      </w:r>
    </w:p>
    <w:p xmlns:wp14="http://schemas.microsoft.com/office/word/2010/wordml" w14:paraId="0D0B940D" wp14:textId="77777777">
      <w:r>
        <w:pict w14:anchorId="5530C0EA">
          <v:rect style="width:0;height:1.5pt" o:hr="t" o:hrstd="t" o:hralign="center"/>
        </w:pict>
      </w:r>
    </w:p>
    <w:bookmarkStart w:name="X800c0a49acdd88e7711b3b72dd7aa0581172c37" w:id="18"/>
    <w:p xmlns:wp14="http://schemas.microsoft.com/office/word/2010/wordml" w14:paraId="61C1B46A" wp14:textId="77777777">
      <w:pPr>
        <w:pStyle w:val="Heading3"/>
      </w:pPr>
      <w:bookmarkStart w:name="_Toc186847658" w:id="1753626794"/>
      <w:r w:rsidR="1CAE15AC">
        <w:rPr/>
        <w:t>FEAT-USER-GROUPS-06 — Share a Group onto a Project</w:t>
      </w:r>
      <w:bookmarkEnd w:id="1753626794"/>
    </w:p>
    <w:p xmlns:wp14="http://schemas.microsoft.com/office/word/2010/wordml" w14:paraId="2B07B29C" wp14:textId="77777777">
      <w:pPr>
        <w:pStyle w:val="FirstParagraph"/>
      </w:pPr>
      <w:r>
        <w:rPr>
          <w:b/>
          <w:bCs/>
        </w:rPr>
        <w:t xml:space="preserve">User Story</w:t>
      </w:r>
    </w:p>
    <w:p xmlns:wp14="http://schemas.microsoft.com/office/word/2010/wordml" w14:paraId="40B9B66C" wp14:textId="77777777">
      <w:pPr>
        <w:pStyle w:val="BlockText"/>
      </w:pPr>
      <w:r>
        <w:t xml:space="preserve">As a project collaborator with access administration, I want to share a group onto my project at</w:t>
      </w:r>
      <w:r>
        <w:t xml:space="preserve"> </w:t>
      </w:r>
      <w:r>
        <w:t xml:space="preserve">READ/WRITE/ADMIN, so that I can grant the whole team access in one step instead of adding each</w:t>
      </w:r>
      <w:r>
        <w:t xml:space="preserve"> </w:t>
      </w:r>
      <w:r>
        <w:t xml:space="preserve">member individually.</w:t>
      </w:r>
    </w:p>
    <w:p xmlns:wp14="http://schemas.microsoft.com/office/word/2010/wordml" w14:paraId="5438ABAC" wp14:textId="77777777">
      <w:pPr>
        <w:pStyle w:val="FirstParagraph"/>
      </w:pPr>
      <w:r>
        <w:rPr>
          <w:b/>
          <w:bCs/>
        </w:rPr>
        <w:t xml:space="preserve">Acceptance Criteria</w:t>
      </w:r>
    </w:p>
    <w:p xmlns:wp14="http://schemas.microsoft.com/office/word/2010/wordml" w14:paraId="6231E17E" wp14:textId="77777777">
      <w:pPr>
        <w:pStyle w:val="Compact"/>
        <w:numPr>
          <w:ilvl w:val="0"/>
          <w:numId w:val="1008"/>
        </w:numPr>
      </w:pPr>
      <w:r>
        <w:t xml:space="preserve">Given I have project ADMIN on a project, When I open the share dialog and select a group with a</w:t>
      </w:r>
      <w:r>
        <w:t xml:space="preserve"> </w:t>
      </w:r>
      <w:r>
        <w:t xml:space="preserve">role (READ/WRITE/ADMIN), Then the group grant is created (SID</w:t>
      </w:r>
      <w:r>
        <w:t xml:space="preserve"> </w:t>
      </w:r>
      <w:r>
        <w:rPr>
          <w:rStyle w:val="VerbatimChar"/>
        </w:rPr>
        <w:t xml:space="preserve">GROUP_&lt;id&gt;</w:t>
      </w:r>
      <w:r>
        <w:t xml:space="preserve">), every member of the</w:t>
      </w:r>
      <w:r>
        <w:t xml:space="preserve"> </w:t>
      </w:r>
      <w:r>
        <w:t xml:space="preserve">group gains the granted project role at the next authorization check, and the group appears in</w:t>
      </w:r>
      <w:r>
        <w:t xml:space="preserve"> </w:t>
      </w:r>
      <w:r>
        <w:t xml:space="preserve">the Project Access page Groups section.</w:t>
      </w:r>
    </w:p>
    <w:p xmlns:wp14="http://schemas.microsoft.com/office/word/2010/wordml" w14:paraId="0CBF8B91" wp14:textId="77777777">
      <w:pPr>
        <w:pStyle w:val="Compact"/>
        <w:numPr>
          <w:ilvl w:val="0"/>
          <w:numId w:val="1008"/>
        </w:numPr>
      </w:pPr>
      <w:r>
        <w:t xml:space="preserve">Given a group is already shared on a project, When I attempt to grant the group again or change</w:t>
      </w:r>
      <w:r>
        <w:t xml:space="preserve"> </w:t>
      </w:r>
      <w:r>
        <w:t xml:space="preserve">its role, Then the system does not create duplicate grants and reflects the changed role.</w:t>
      </w:r>
    </w:p>
    <w:p xmlns:wp14="http://schemas.microsoft.com/office/word/2010/wordml" w14:paraId="287AEFAB" wp14:textId="77777777">
      <w:pPr>
        <w:pStyle w:val="Compact"/>
        <w:numPr>
          <w:ilvl w:val="0"/>
          <w:numId w:val="1008"/>
        </w:numPr>
      </w:pPr>
      <w:r>
        <w:t xml:space="preserve">Given I try to grant a group the OWNER role, When I submit, Then the grant is rejected — groups</w:t>
      </w:r>
      <w:r>
        <w:t xml:space="preserve"> </w:t>
      </w:r>
      <w:r>
        <w:t xml:space="preserve">can never become project OWNER.</w:t>
      </w:r>
    </w:p>
    <w:p xmlns:wp14="http://schemas.microsoft.com/office/word/2010/wordml" w14:paraId="24920DBF" wp14:textId="77777777">
      <w:pPr>
        <w:pStyle w:val="Compact"/>
        <w:numPr>
          <w:ilvl w:val="0"/>
          <w:numId w:val="1008"/>
        </w:numPr>
        <w:rPr/>
      </w:pPr>
      <w:commentRangeStart w:id="602977209"/>
      <w:commentRangeStart w:id="1564068740"/>
      <w:commentRangeStart w:id="1499006000"/>
      <w:r w:rsidR="19618708">
        <w:rPr/>
        <w:t>Given I have READ-only or WRITE-only access on a project, When I attempt to share a group, Then</w:t>
      </w:r>
      <w:r w:rsidR="19618708">
        <w:rPr/>
        <w:t xml:space="preserve"> </w:t>
      </w:r>
      <w:r w:rsidR="19618708">
        <w:rPr/>
        <w:t>the operation is denied (sharing stays ADMINISTRATION-only).</w:t>
      </w:r>
      <w:commentRangeEnd w:id="602977209"/>
      <w:r>
        <w:rPr>
          <w:rStyle w:val="CommentReference"/>
        </w:rPr>
        <w:commentReference w:id="602977209"/>
      </w:r>
      <w:commentRangeEnd w:id="1564068740"/>
      <w:r>
        <w:rPr>
          <w:rStyle w:val="CommentReference"/>
        </w:rPr>
        <w:commentReference w:id="1564068740"/>
      </w:r>
      <w:commentRangeEnd w:id="1499006000"/>
      <w:r>
        <w:rPr>
          <w:rStyle w:val="CommentReference"/>
        </w:rPr>
        <w:commentReference w:id="1499006000"/>
      </w:r>
    </w:p>
    <w:p xmlns:wp14="http://schemas.microsoft.com/office/word/2010/wordml" w14:paraId="1DAAC21F" wp14:textId="77777777">
      <w:pPr>
        <w:pStyle w:val="FirstParagraph"/>
      </w:pPr>
      <w:r>
        <w:rPr>
          <w:b/>
          <w:bCs/>
        </w:rPr>
        <w:t xml:space="preserve">Requirement IDs:</w:t>
      </w:r>
      <w:r>
        <w:t xml:space="preserve"> </w:t>
      </w:r>
      <w:r>
        <w:rPr>
          <w:rStyle w:val="VerbatimChar"/>
        </w:rPr>
        <w:t xml:space="preserve">GROUP-R-06</w:t>
      </w:r>
      <w:r>
        <w:t xml:space="preserve">,</w:t>
      </w:r>
      <w:r>
        <w:t xml:space="preserve"> </w:t>
      </w:r>
      <w:r>
        <w:rPr>
          <w:rStyle w:val="VerbatimChar"/>
        </w:rPr>
        <w:t xml:space="preserve">GROUP-R-08</w:t>
      </w:r>
    </w:p>
    <w:p xmlns:wp14="http://schemas.microsoft.com/office/word/2010/wordml" w14:paraId="0E27B00A" wp14:textId="77777777">
      <w:r>
        <w:pict w14:anchorId="65FAEF13">
          <v:rect style="width:0;height:1.5pt" o:hr="t" o:hrstd="t" o:hralign="center"/>
        </w:pict>
      </w:r>
    </w:p>
    <w:bookmarkEnd w:id="18"/>
    <w:bookmarkStart w:name="Xcd62965d4943c9d98c7110ea93a4841934a47c5" w:id="19"/>
    <w:p xmlns:wp14="http://schemas.microsoft.com/office/word/2010/wordml" w14:paraId="231CD853" wp14:textId="77777777">
      <w:pPr>
        <w:pStyle w:val="Heading3"/>
      </w:pPr>
      <w:bookmarkStart w:name="_Toc1750812654" w:id="207805145"/>
      <w:r w:rsidR="1CAE15AC">
        <w:rPr/>
        <w:t>FEAT-USER-GROUPS-07 — Effective Access via Groups (composition)</w:t>
      </w:r>
      <w:bookmarkEnd w:id="207805145"/>
    </w:p>
    <w:p xmlns:wp14="http://schemas.microsoft.com/office/word/2010/wordml" w14:paraId="1A98909B" wp14:textId="77777777">
      <w:pPr>
        <w:pStyle w:val="FirstParagraph"/>
      </w:pPr>
      <w:r>
        <w:rPr>
          <w:b/>
          <w:bCs/>
        </w:rPr>
        <w:t xml:space="preserve">User Story</w:t>
      </w:r>
    </w:p>
    <w:p xmlns:wp14="http://schemas.microsoft.com/office/word/2010/wordml" w14:paraId="3C51B71F" wp14:textId="77777777">
      <w:pPr>
        <w:pStyle w:val="BlockText"/>
      </w:pPr>
      <w:r>
        <w:t xml:space="preserve">As a group member, I want to automatically receive the project access granted to my groups, so</w:t>
      </w:r>
      <w:r>
        <w:t xml:space="preserve"> </w:t>
      </w:r>
      <w:r>
        <w:t xml:space="preserve">that I can work on all projects shared with my team without being added by name.</w:t>
      </w:r>
    </w:p>
    <w:p xmlns:wp14="http://schemas.microsoft.com/office/word/2010/wordml" w14:paraId="3F0B3D0E" wp14:textId="77777777">
      <w:pPr>
        <w:pStyle w:val="FirstParagraph"/>
      </w:pPr>
      <w:r>
        <w:rPr>
          <w:b/>
          <w:bCs/>
        </w:rPr>
        <w:t xml:space="preserve">Acceptance Criteria</w:t>
      </w:r>
    </w:p>
    <w:p xmlns:wp14="http://schemas.microsoft.com/office/word/2010/wordml" w14:paraId="05D53503" wp14:textId="77777777">
      <w:pPr>
        <w:pStyle w:val="Compact"/>
        <w:numPr>
          <w:ilvl w:val="0"/>
          <w:numId w:val="1009"/>
        </w:numPr>
      </w:pPr>
      <w:r>
        <w:t xml:space="preserve">Given I am a member of a group shared on a project at WRITE, When I open the project, Then I can</w:t>
      </w:r>
      <w:r>
        <w:t xml:space="preserve"> </w:t>
      </w:r>
      <w:r>
        <w:t xml:space="preserve">read and write as the granted role, exactly as if I were added by name.</w:t>
      </w:r>
    </w:p>
    <w:p xmlns:wp14="http://schemas.microsoft.com/office/word/2010/wordml" w14:paraId="0F9A774E" wp14:textId="77777777">
      <w:pPr>
        <w:pStyle w:val="Compact"/>
        <w:numPr>
          <w:ilvl w:val="0"/>
          <w:numId w:val="1009"/>
        </w:numPr>
        <w:rPr/>
      </w:pPr>
      <w:commentRangeStart w:id="1002662356"/>
      <w:commentRangeStart w:id="1737191658"/>
      <w:r w:rsidR="19618708">
        <w:rPr/>
        <w:t>Given I have both a direct grant (e.g. READ) and a group grant (e.g. WRITE) on a project, When my</w:t>
      </w:r>
      <w:r w:rsidR="19618708">
        <w:rPr/>
        <w:t xml:space="preserve"> </w:t>
      </w:r>
      <w:r w:rsidR="19618708">
        <w:rPr/>
        <w:t>effective access is evaluated, Then the maximal of the two applies (WRITE).</w:t>
      </w:r>
      <w:commentRangeEnd w:id="1002662356"/>
      <w:r>
        <w:rPr>
          <w:rStyle w:val="CommentReference"/>
        </w:rPr>
        <w:commentReference w:id="1002662356"/>
      </w:r>
      <w:commentRangeEnd w:id="1737191658"/>
      <w:r>
        <w:rPr>
          <w:rStyle w:val="CommentReference"/>
        </w:rPr>
        <w:commentReference w:id="1737191658"/>
      </w:r>
    </w:p>
    <w:p xmlns:wp14="http://schemas.microsoft.com/office/word/2010/wordml" w14:paraId="5FFBA81F" wp14:textId="77777777">
      <w:pPr>
        <w:pStyle w:val="Compact"/>
        <w:numPr>
          <w:ilvl w:val="0"/>
          <w:numId w:val="1009"/>
        </w:numPr>
      </w:pPr>
      <w:r>
        <w:t xml:space="preserve">Given a system role (e.g. </w:t>
      </w:r>
      <w:r>
        <w:rPr>
          <w:rStyle w:val="VerbatimChar"/>
        </w:rPr>
        <w:t xml:space="preserve">ROLE_ADMIN</w:t>
      </w:r>
      <w:r>
        <w:t xml:space="preserve">) grants me a higher access than my group grant, When</w:t>
      </w:r>
      <w:r>
        <w:t xml:space="preserve"> </w:t>
      </w:r>
      <w:r>
        <w:t xml:space="preserve">effective access is evaluated, Then the maximal applies.</w:t>
      </w:r>
    </w:p>
    <w:p xmlns:wp14="http://schemas.microsoft.com/office/word/2010/wordml" w14:paraId="4CE986D8" wp14:textId="77777777">
      <w:pPr>
        <w:pStyle w:val="Compact"/>
        <w:numPr>
          <w:ilvl w:val="0"/>
          <w:numId w:val="1009"/>
        </w:numPr>
      </w:pPr>
      <w:r>
        <w:t xml:space="preserve">Given a group is shared on a project, When a project listing or permission check runs, Then</w:t>
      </w:r>
      <w:r>
        <w:t xml:space="preserve"> </w:t>
      </w:r>
      <w:r>
        <w:t xml:space="preserve">group-derived projects appear in my project overview (listing merges group SIDs) and</w:t>
      </w:r>
      <w:r>
        <w:t xml:space="preserve"> </w:t>
      </w:r>
      <w:r>
        <w:rPr>
          <w:rStyle w:val="VerbatimChar"/>
        </w:rPr>
        <w:t xml:space="preserve">hasPermission(READ)</w:t>
      </w:r>
      <w:r>
        <w:t xml:space="preserve"> </w:t>
      </w:r>
      <w:r>
        <w:t xml:space="preserve">passes.</w:t>
      </w:r>
    </w:p>
    <w:p xmlns:wp14="http://schemas.microsoft.com/office/word/2010/wordml" w14:paraId="76475093" wp14:textId="77777777">
      <w:pPr>
        <w:pStyle w:val="FirstParagraph"/>
      </w:pPr>
      <w:r>
        <w:rPr>
          <w:b/>
          <w:bCs/>
        </w:rPr>
        <w:t xml:space="preserve">Requirement IDs:</w:t>
      </w:r>
      <w:r>
        <w:t xml:space="preserve"> </w:t>
      </w:r>
      <w:r>
        <w:rPr>
          <w:rStyle w:val="VerbatimChar"/>
        </w:rPr>
        <w:t xml:space="preserve">GROUP-R-07</w:t>
      </w:r>
      <w:r>
        <w:t xml:space="preserve">,</w:t>
      </w:r>
      <w:r>
        <w:t xml:space="preserve"> </w:t>
      </w:r>
      <w:r>
        <w:rPr>
          <w:rStyle w:val="VerbatimChar"/>
        </w:rPr>
        <w:t xml:space="preserve">GROUP-NFR-01</w:t>
      </w:r>
    </w:p>
    <w:p xmlns:wp14="http://schemas.microsoft.com/office/word/2010/wordml" w14:paraId="60061E4C" wp14:textId="77777777">
      <w:r>
        <w:pict w14:anchorId="53F380F4">
          <v:rect style="width:0;height:1.5pt" o:hr="t" o:hrstd="t" o:hralign="center"/>
        </w:pict>
      </w:r>
    </w:p>
    <w:bookmarkEnd w:id="19"/>
    <w:bookmarkStart w:name="X9652c2dc0aaa6ba3d14ac343ce7a4f682df11de" w:id="20"/>
    <w:p xmlns:wp14="http://schemas.microsoft.com/office/word/2010/wordml" w14:paraId="7979958F" wp14:textId="77777777">
      <w:pPr>
        <w:pStyle w:val="Heading3"/>
      </w:pPr>
      <w:bookmarkStart w:name="_Toc392807366" w:id="1846576422"/>
      <w:r w:rsidR="1CAE15AC">
        <w:rPr/>
        <w:t>FEAT-USER-GROUPS-08 — View and Manage Groups on the Project Access Page</w:t>
      </w:r>
      <w:bookmarkEnd w:id="1846576422"/>
    </w:p>
    <w:p xmlns:wp14="http://schemas.microsoft.com/office/word/2010/wordml" w14:paraId="358C56E6" wp14:textId="77777777">
      <w:pPr>
        <w:pStyle w:val="FirstParagraph"/>
      </w:pPr>
      <w:r>
        <w:rPr>
          <w:b/>
          <w:bCs/>
        </w:rPr>
        <w:t xml:space="preserve">User Story</w:t>
      </w:r>
    </w:p>
    <w:p xmlns:wp14="http://schemas.microsoft.com/office/word/2010/wordml" w14:paraId="6C2B26B9" wp14:textId="77777777">
      <w:pPr>
        <w:pStyle w:val="BlockText"/>
      </w:pPr>
      <w:r>
        <w:t xml:space="preserve">As a project access-administration holder, I want to see which groups are shared on my project,</w:t>
      </w:r>
      <w:r>
        <w:t xml:space="preserve"> </w:t>
      </w:r>
      <w:r>
        <w:t xml:space="preserve">change their role, and remove them, so that I can manage team access without per-person edits.</w:t>
      </w:r>
    </w:p>
    <w:p xmlns:wp14="http://schemas.microsoft.com/office/word/2010/wordml" w14:paraId="2F57BC5C" wp14:textId="77777777">
      <w:pPr>
        <w:pStyle w:val="FirstParagraph"/>
      </w:pPr>
      <w:r>
        <w:rPr>
          <w:b/>
          <w:bCs/>
        </w:rPr>
        <w:t xml:space="preserve">Acceptance Criteria</w:t>
      </w:r>
    </w:p>
    <w:p xmlns:wp14="http://schemas.microsoft.com/office/word/2010/wordml" w14:paraId="1B8780AD" wp14:textId="77777777">
      <w:pPr>
        <w:pStyle w:val="Compact"/>
        <w:numPr>
          <w:ilvl w:val="0"/>
          <w:numId w:val="1010"/>
        </w:numPr>
      </w:pPr>
      <w:r>
        <w:t xml:space="preserve">Given I have project ADMIN, When I open the Project Access page, Then I see the People section</w:t>
      </w:r>
      <w:r>
        <w:t xml:space="preserve"> </w:t>
      </w:r>
      <w:r>
        <w:t xml:space="preserve">(unchanged) and a Groups section listing shared groups with their grant roles and the group</w:t>
      </w:r>
      <w:r>
        <w:t xml:space="preserve"> </w:t>
      </w:r>
      <w:r>
        <w:t xml:space="preserve">name/description.</w:t>
      </w:r>
    </w:p>
    <w:p xmlns:wp14="http://schemas.microsoft.com/office/word/2010/wordml" w14:paraId="646AF83E" wp14:textId="77777777">
      <w:pPr>
        <w:pStyle w:val="Compact"/>
        <w:numPr>
          <w:ilvl w:val="0"/>
          <w:numId w:val="1010"/>
        </w:numPr>
        <w:rPr/>
      </w:pPr>
      <w:commentRangeStart w:id="1438935"/>
      <w:r w:rsidR="19618708">
        <w:rPr/>
        <w:t>Given the Groups section, When I select a shared group, Then I can change its role</w:t>
      </w:r>
      <w:r w:rsidR="19618708">
        <w:rPr/>
        <w:t xml:space="preserve"> </w:t>
      </w:r>
      <w:r w:rsidR="19618708">
        <w:rPr/>
        <w:t>(READ/WRITE/ADMIN) or revoke the grant; revocation takes effect at the next authorization check</w:t>
      </w:r>
      <w:r w:rsidR="19618708">
        <w:rPr/>
        <w:t xml:space="preserve"> </w:t>
      </w:r>
      <w:r w:rsidR="19618708">
        <w:rPr/>
        <w:t>(≤60s NFR).</w:t>
      </w:r>
      <w:commentRangeEnd w:id="1438935"/>
      <w:r>
        <w:rPr>
          <w:rStyle w:val="CommentReference"/>
        </w:rPr>
        <w:commentReference w:id="1438935"/>
      </w:r>
    </w:p>
    <w:p xmlns:wp14="http://schemas.microsoft.com/office/word/2010/wordml" w14:paraId="27D0D124" wp14:textId="77777777">
      <w:pPr>
        <w:pStyle w:val="Compact"/>
        <w:numPr>
          <w:ilvl w:val="0"/>
          <w:numId w:val="1010"/>
        </w:numPr>
      </w:pPr>
      <w:r>
        <w:t xml:space="preserve">Given I view a shared group and I am not a member of it, When I expand it, Then I see only the</w:t>
      </w:r>
      <w:r>
        <w:t xml:space="preserve"> </w:t>
      </w:r>
      <w:r>
        <w:t xml:space="preserve">group name and description — no member list or counts.</w:t>
      </w:r>
    </w:p>
    <w:p xmlns:wp14="http://schemas.microsoft.com/office/word/2010/wordml" w14:paraId="08EA235C" wp14:textId="77777777">
      <w:pPr>
        <w:pStyle w:val="Compact"/>
        <w:numPr>
          <w:ilvl w:val="0"/>
          <w:numId w:val="1010"/>
        </w:numPr>
      </w:pPr>
      <w:r>
        <w:t xml:space="preserve">Given a user with plain READ access views the Project Access page, When they inspect a shared</w:t>
      </w:r>
      <w:r>
        <w:t xml:space="preserve"> </w:t>
      </w:r>
      <w:r>
        <w:t xml:space="preserve">group, Then they see group names + descriptions only (no members) — the surface is not widened</w:t>
      </w:r>
      <w:r>
        <w:t xml:space="preserve"> </w:t>
      </w:r>
      <w:r>
        <w:t xml:space="preserve">beyond today’s READ-graded collaborator list.</w:t>
      </w:r>
    </w:p>
    <w:p xmlns:wp14="http://schemas.microsoft.com/office/word/2010/wordml" w14:paraId="192EDFEC" wp14:textId="77777777">
      <w:pPr>
        <w:pStyle w:val="FirstParagraph"/>
      </w:pPr>
      <w:r>
        <w:rPr>
          <w:b/>
          <w:bCs/>
        </w:rPr>
        <w:t xml:space="preserve">Requirement IDs:</w:t>
      </w:r>
      <w:r>
        <w:t xml:space="preserve"> </w:t>
      </w:r>
      <w:r>
        <w:rPr>
          <w:rStyle w:val="VerbatimChar"/>
        </w:rPr>
        <w:t xml:space="preserve">GROUP-R-08</w:t>
      </w:r>
      <w:r>
        <w:t xml:space="preserve">,</w:t>
      </w:r>
      <w:r>
        <w:t xml:space="preserve"> </w:t>
      </w:r>
      <w:r>
        <w:rPr>
          <w:rStyle w:val="VerbatimChar"/>
        </w:rPr>
        <w:t xml:space="preserve">GROUP-R-09</w:t>
      </w:r>
      <w:r>
        <w:t xml:space="preserve">,</w:t>
      </w:r>
      <w:r>
        <w:t xml:space="preserve"> </w:t>
      </w:r>
      <w:r>
        <w:rPr>
          <w:rStyle w:val="VerbatimChar"/>
        </w:rPr>
        <w:t xml:space="preserve">GROUP-R-06</w:t>
      </w:r>
      <w:r>
        <w:t xml:space="preserve">,</w:t>
      </w:r>
      <w:r>
        <w:t xml:space="preserve"> </w:t>
      </w:r>
      <w:r>
        <w:rPr>
          <w:rStyle w:val="VerbatimChar"/>
        </w:rPr>
        <w:t xml:space="preserve">GROUP-NFR-01</w:t>
      </w:r>
    </w:p>
    <w:p xmlns:wp14="http://schemas.microsoft.com/office/word/2010/wordml" w14:paraId="44EAFD9C" wp14:textId="77777777">
      <w:r>
        <w:pict w14:anchorId="01142545">
          <v:rect style="width:0;height:1.5pt" o:hr="t" o:hrstd="t" o:hralign="center"/>
        </w:pict>
      </w:r>
    </w:p>
    <w:bookmarkEnd w:id="20"/>
    <w:bookmarkEnd w:id="21"/>
    <w:bookmarkStart w:name="epic-4-notifications" w:id="23"/>
    <w:p xmlns:wp14="http://schemas.microsoft.com/office/word/2010/wordml" w14:paraId="3636EFAD" wp14:textId="77777777">
      <w:pPr>
        <w:pStyle w:val="Heading2"/>
      </w:pPr>
      <w:bookmarkStart w:name="_Toc1938439168" w:id="2041636148"/>
      <w:r w:rsidR="1CAE15AC">
        <w:rPr/>
        <w:t>EPIC 4 — Notifications</w:t>
      </w:r>
      <w:bookmarkEnd w:id="2041636148"/>
    </w:p>
    <w:p xmlns:wp14="http://schemas.microsoft.com/office/word/2010/wordml" w14:paraId="2B5DE595" wp14:textId="77777777">
      <w:pPr>
        <w:pStyle w:val="FirstParagraph"/>
      </w:pPr>
      <w:r>
        <w:rPr>
          <w:b/>
          <w:bCs/>
        </w:rPr>
        <w:t xml:space="preserve">Definition of done:</w:t>
      </w:r>
      <w:r>
        <w:t xml:space="preserve"> </w:t>
      </w:r>
      <w:r>
        <w:t xml:space="preserve">Users are informed only of newly gained project access (deduplicated), get</w:t>
      </w:r>
      <w:r>
        <w:t xml:space="preserve"> </w:t>
      </w:r>
      <w:r>
        <w:t xml:space="preserve">a digest when joining a group with existing grants, receive revocation emails on removal, and</w:t>
      </w:r>
      <w:r>
        <w:t xml:space="preserve"> </w:t>
      </w:r>
      <w:r>
        <w:t xml:space="preserve">project owners/admins are informed of membership changes on shared groups. Role-level changes are</w:t>
      </w:r>
      <w:r>
        <w:t xml:space="preserve"> </w:t>
      </w:r>
      <w:r>
        <w:t xml:space="preserve">audit-log-only.</w:t>
      </w:r>
    </w:p>
    <w:p xmlns:wp14="http://schemas.microsoft.com/office/word/2010/wordml" w14:paraId="4B94D5A5" wp14:textId="77777777">
      <w:r>
        <w:pict w14:anchorId="21A57C65">
          <v:rect style="width:0;height:1.5pt" o:hr="t" o:hrstd="t" o:hralign="center"/>
        </w:pict>
      </w:r>
    </w:p>
    <w:bookmarkStart w:name="X2e0d295559d8e7e69ab68378affe6521fb19643" w:id="22"/>
    <w:p xmlns:wp14="http://schemas.microsoft.com/office/word/2010/wordml" w14:paraId="7353FC10" wp14:textId="77777777">
      <w:pPr>
        <w:pStyle w:val="Heading3"/>
      </w:pPr>
      <w:bookmarkStart w:name="_Toc98604629" w:id="1972539369"/>
      <w:r w:rsidR="1CAE15AC">
        <w:rPr/>
        <w:t>FEAT-USER-GROUPS-09 — Notifications on Newly Gained Group Access</w:t>
      </w:r>
      <w:bookmarkEnd w:id="1972539369"/>
    </w:p>
    <w:p xmlns:wp14="http://schemas.microsoft.com/office/word/2010/wordml" w14:paraId="2C5B7E25" wp14:textId="77777777">
      <w:pPr>
        <w:pStyle w:val="FirstParagraph"/>
      </w:pPr>
      <w:r>
        <w:rPr>
          <w:b/>
          <w:bCs/>
        </w:rPr>
        <w:t xml:space="preserve">User Story</w:t>
      </w:r>
    </w:p>
    <w:p xmlns:wp14="http://schemas.microsoft.com/office/word/2010/wordml" w14:paraId="35CD7E91" wp14:textId="77777777">
      <w:pPr>
        <w:pStyle w:val="BlockText"/>
      </w:pPr>
      <w:r>
        <w:t xml:space="preserve">As a user, I want to be notified only about project access I newly gain through a group, so that</w:t>
      </w:r>
      <w:r>
        <w:t xml:space="preserve"> </w:t>
      </w:r>
      <w:r>
        <w:t xml:space="preserve">I know I can now work on those projects without receiving spam when nothing changes for me.</w:t>
      </w:r>
    </w:p>
    <w:p xmlns:wp14="http://schemas.microsoft.com/office/word/2010/wordml" w14:paraId="04B2C504" wp14:textId="77777777">
      <w:pPr>
        <w:pStyle w:val="FirstParagraph"/>
      </w:pPr>
      <w:r>
        <w:rPr>
          <w:b/>
          <w:bCs/>
        </w:rPr>
        <w:t xml:space="preserve">Acceptance Criteria</w:t>
      </w:r>
    </w:p>
    <w:p xmlns:wp14="http://schemas.microsoft.com/office/word/2010/wordml" w14:paraId="3C15C0E0" wp14:textId="77777777">
      <w:pPr>
        <w:pStyle w:val="Compact"/>
        <w:numPr>
          <w:ilvl w:val="0"/>
          <w:numId w:val="1011"/>
        </w:numPr>
      </w:pPr>
      <w:r>
        <w:t xml:space="preserve">Given I am newly added to a group shared on a project, When the group or project grant is</w:t>
      </w:r>
      <w:r>
        <w:t xml:space="preserve"> </w:t>
      </w:r>
      <w:r>
        <w:t xml:space="preserve">created, Then I receive a single email per project I newly gain access to (deduplicated across</w:t>
      </w:r>
      <w:r>
        <w:t xml:space="preserve"> </w:t>
      </w:r>
      <w:r>
        <w:t xml:space="preserve">multiple groups and roles).</w:t>
      </w:r>
    </w:p>
    <w:p xmlns:wp14="http://schemas.microsoft.com/office/word/2010/wordml" w14:paraId="577B1C57" wp14:textId="77777777">
      <w:pPr>
        <w:pStyle w:val="Compact"/>
        <w:numPr>
          <w:ilvl w:val="0"/>
          <w:numId w:val="1011"/>
        </w:numPr>
      </w:pPr>
      <w:r>
        <w:t xml:space="preserve">Given I join a group that is already shared on several projects I previously had no access to,</w:t>
      </w:r>
      <w:r>
        <w:t xml:space="preserve"> </w:t>
      </w:r>
      <w:r>
        <w:t xml:space="preserve">When the join happens, Then I receive a digest email listing exactly those projects.</w:t>
      </w:r>
    </w:p>
    <w:p xmlns:wp14="http://schemas.microsoft.com/office/word/2010/wordml" w14:paraId="489857DD" wp14:textId="77777777">
      <w:pPr>
        <w:pStyle w:val="Compact"/>
        <w:numPr>
          <w:ilvl w:val="0"/>
          <w:numId w:val="1011"/>
        </w:numPr>
      </w:pPr>
      <w:r>
        <w:t xml:space="preserve">Given a group grant changes my role on a project but I already had access, When the role changes,</w:t>
      </w:r>
      <w:r>
        <w:t xml:space="preserve"> </w:t>
      </w:r>
      <w:r>
        <w:t xml:space="preserve">Then I do not receive a newly-gained-access email (role-level changes stay audit-log-only), and</w:t>
      </w:r>
      <w:r>
        <w:t xml:space="preserve"> </w:t>
      </w:r>
      <w:r>
        <w:t xml:space="preserve">project owners/admins are informed of the membership change per policy.</w:t>
      </w:r>
    </w:p>
    <w:p xmlns:wp14="http://schemas.microsoft.com/office/word/2010/wordml" w14:paraId="027FFE05" wp14:textId="77777777">
      <w:pPr>
        <w:pStyle w:val="FirstParagraph"/>
      </w:pPr>
      <w:r>
        <w:rPr>
          <w:b/>
          <w:bCs/>
        </w:rPr>
        <w:t xml:space="preserve">Requirement IDs:</w:t>
      </w:r>
      <w:r>
        <w:t xml:space="preserve"> </w:t>
      </w:r>
      <w:r>
        <w:rPr>
          <w:rStyle w:val="VerbatimChar"/>
        </w:rPr>
        <w:t xml:space="preserve">GROUP-R-10</w:t>
      </w:r>
    </w:p>
    <w:p xmlns:wp14="http://schemas.microsoft.com/office/word/2010/wordml" w14:paraId="3DEEC669" wp14:textId="77777777">
      <w:r>
        <w:pict w14:anchorId="745B0731">
          <v:rect style="width:0;height:1.5pt" o:hr="t" o:hrstd="t" o:hralign="center"/>
        </w:pict>
      </w:r>
    </w:p>
    <w:bookmarkEnd w:id="22"/>
    <w:bookmarkEnd w:id="23"/>
    <w:bookmarkStart w:name="epic-5-ui-surfaces" w:id="27"/>
    <w:p xmlns:wp14="http://schemas.microsoft.com/office/word/2010/wordml" w14:paraId="74A4FFC6" wp14:textId="77777777">
      <w:pPr>
        <w:pStyle w:val="Heading2"/>
      </w:pPr>
      <w:bookmarkStart w:name="_Toc155531166" w:id="1358364099"/>
      <w:r w:rsidR="1CAE15AC">
        <w:rPr/>
        <w:t>EPIC 5 — UI surfaces</w:t>
      </w:r>
      <w:bookmarkEnd w:id="1358364099"/>
    </w:p>
    <w:p xmlns:wp14="http://schemas.microsoft.com/office/word/2010/wordml" w14:paraId="2445FCFB" wp14:textId="77777777">
      <w:pPr>
        <w:pStyle w:val="FirstParagraph"/>
      </w:pPr>
      <w:r>
        <w:rPr>
          <w:b/>
          <w:bCs/>
        </w:rPr>
        <w:t xml:space="preserve">Definition of done:</w:t>
      </w:r>
      <w:r>
        <w:t xml:space="preserve"> </w:t>
      </w:r>
      <w:r>
        <w:t xml:space="preserve">My Groups view (account area), Admin Groups view, Project Access page</w:t>
      </w:r>
      <w:r>
        <w:t xml:space="preserve"> </w:t>
      </w:r>
      <w:r>
        <w:t xml:space="preserve">Groups section, share-dialog group tab, and project cards showing group names all exist and</w:t>
      </w:r>
      <w:r>
        <w:t xml:space="preserve"> </w:t>
      </w:r>
      <w:r>
        <w:t xml:space="preserve">enforce the visibility policy.</w:t>
      </w:r>
    </w:p>
    <w:p xmlns:wp14="http://schemas.microsoft.com/office/word/2010/wordml" w14:paraId="3656B9AB" wp14:textId="77777777">
      <w:r>
        <w:pict w14:anchorId="3DCED838">
          <v:rect style="width:0;height:1.5pt" o:hr="t" o:hrstd="t" o:hralign="center"/>
        </w:pict>
      </w:r>
    </w:p>
    <w:bookmarkStart w:name="Xb2fa1e89ddf0ba2cc1990a2cc74213591daf582" w:id="24"/>
    <w:p xmlns:wp14="http://schemas.microsoft.com/office/word/2010/wordml" w14:paraId="1CA9AD2B" wp14:textId="77777777">
      <w:pPr>
        <w:pStyle w:val="Heading3"/>
      </w:pPr>
      <w:bookmarkStart w:name="_Toc392228802" w:id="1751037437"/>
      <w:r w:rsidR="1CAE15AC">
        <w:rPr/>
        <w:t>FEAT-USER-GROUPS-10 — My Groups View (account area)</w:t>
      </w:r>
      <w:bookmarkEnd w:id="1751037437"/>
    </w:p>
    <w:p xmlns:wp14="http://schemas.microsoft.com/office/word/2010/wordml" w14:paraId="52FE0698" wp14:textId="77777777">
      <w:pPr>
        <w:pStyle w:val="FirstParagraph"/>
      </w:pPr>
      <w:r>
        <w:rPr>
          <w:b/>
          <w:bCs/>
        </w:rPr>
        <w:t xml:space="preserve">User Story</w:t>
      </w:r>
    </w:p>
    <w:p xmlns:wp14="http://schemas.microsoft.com/office/word/2010/wordml" w14:paraId="4E140F65" wp14:textId="77777777">
      <w:pPr>
        <w:pStyle w:val="BlockText"/>
      </w:pPr>
      <w:r>
        <w:t xml:space="preserve">As a user, I want a</w:t>
      </w:r>
      <w:r>
        <w:t xml:space="preserve"> </w:t>
      </w:r>
      <w:r>
        <w:t xml:space="preserve">“My Groups”</w:t>
      </w:r>
      <w:r>
        <w:t xml:space="preserve"> </w:t>
      </w:r>
      <w:r>
        <w:t xml:space="preserve">view in my account area showing the groups I belong to and my</w:t>
      </w:r>
      <w:r>
        <w:t xml:space="preserve"> </w:t>
      </w:r>
      <w:r>
        <w:t xml:space="preserve">role, with manager/owner controls, so that I can manage my ad-hoc groups and see my group</w:t>
      </w:r>
      <w:r>
        <w:t xml:space="preserve"> </w:t>
      </w:r>
      <w:r>
        <w:t xml:space="preserve">memberships in one place.</w:t>
      </w:r>
    </w:p>
    <w:p xmlns:wp14="http://schemas.microsoft.com/office/word/2010/wordml" w14:paraId="2B648A6C" wp14:textId="77777777">
      <w:pPr>
        <w:pStyle w:val="FirstParagraph"/>
      </w:pPr>
      <w:r>
        <w:rPr>
          <w:b/>
          <w:bCs/>
        </w:rPr>
        <w:t xml:space="preserve">Acceptance Criteria</w:t>
      </w:r>
    </w:p>
    <w:p xmlns:wp14="http://schemas.microsoft.com/office/word/2010/wordml" w14:paraId="733F419A" wp14:textId="77777777">
      <w:pPr>
        <w:pStyle w:val="Compact"/>
        <w:numPr>
          <w:ilvl w:val="0"/>
          <w:numId w:val="1012"/>
        </w:numPr>
        <w:rPr/>
      </w:pPr>
      <w:r w:rsidR="19618708">
        <w:rPr/>
        <w:t xml:space="preserve">Given I open </w:t>
      </w:r>
      <w:r w:rsidR="19618708">
        <w:rPr/>
        <w:t>My Groups,</w:t>
      </w:r>
      <w:r w:rsidR="19618708">
        <w:rPr/>
        <w:t xml:space="preserve"> When my memberships are listed, Then each group shows name, description,</w:t>
      </w:r>
      <w:r w:rsidR="19618708">
        <w:rPr/>
        <w:t xml:space="preserve"> </w:t>
      </w:r>
      <w:r w:rsidR="19618708">
        <w:rPr/>
        <w:t>and my internal role; groups without membership do not appear.</w:t>
      </w:r>
    </w:p>
    <w:p xmlns:wp14="http://schemas.microsoft.com/office/word/2010/wordml" w14:paraId="0FAC3668" wp14:textId="77777777">
      <w:pPr>
        <w:pStyle w:val="Compact"/>
        <w:numPr>
          <w:ilvl w:val="0"/>
          <w:numId w:val="1012"/>
        </w:numPr>
      </w:pPr>
      <w:r>
        <w:t xml:space="preserve">Given I am an owner of an ad-hoc group, When I use My Groups, Then I can appoint managers,</w:t>
      </w:r>
      <w:r>
        <w:t xml:space="preserve"> </w:t>
      </w:r>
      <w:r>
        <w:t xml:space="preserve">add/remove members, rename, and dissolve (with confirmation).</w:t>
      </w:r>
    </w:p>
    <w:p xmlns:wp14="http://schemas.microsoft.com/office/word/2010/wordml" w14:paraId="28FF2DB8" wp14:textId="77777777">
      <w:pPr>
        <w:pStyle w:val="Compact"/>
        <w:numPr>
          <w:ilvl w:val="0"/>
          <w:numId w:val="1012"/>
        </w:numPr>
      </w:pPr>
      <w:r>
        <w:t xml:space="preserve">Given I am a manager, When I use My Groups, Then I can add/remove members and rename/describe the</w:t>
      </w:r>
      <w:r>
        <w:t xml:space="preserve"> </w:t>
      </w:r>
      <w:r>
        <w:t xml:space="preserve">group; I cannot appoint managers or dissolve.</w:t>
      </w:r>
    </w:p>
    <w:p xmlns:wp14="http://schemas.microsoft.com/office/word/2010/wordml" w14:paraId="05790FA1" wp14:textId="77777777">
      <w:pPr>
        <w:pStyle w:val="Compact"/>
        <w:numPr>
          <w:ilvl w:val="0"/>
          <w:numId w:val="1012"/>
        </w:numPr>
      </w:pPr>
      <w:r>
        <w:t xml:space="preserve">Given I am a plain member, When I use My Groups, Then I can self-remove but perform no management</w:t>
      </w:r>
      <w:r>
        <w:t xml:space="preserve"> </w:t>
      </w:r>
      <w:r>
        <w:t xml:space="preserve">actions.</w:t>
      </w:r>
    </w:p>
    <w:p xmlns:wp14="http://schemas.microsoft.com/office/word/2010/wordml" w14:paraId="10F7E0F9" wp14:textId="77777777">
      <w:pPr>
        <w:pStyle w:val="Compact"/>
        <w:numPr>
          <w:ilvl w:val="0"/>
          <w:numId w:val="1012"/>
        </w:numPr>
        <w:rPr/>
      </w:pPr>
      <w:commentRangeStart w:id="1923226313"/>
      <w:commentRangeStart w:id="1520844315"/>
      <w:r w:rsidR="19618708">
        <w:rPr/>
        <w:t>Given the group is an org group I belong to, When I view it in My Groups, Then I see</w:t>
      </w:r>
      <w:r w:rsidR="19618708">
        <w:rPr/>
        <w:t xml:space="preserve"> </w:t>
      </w:r>
      <w:r w:rsidR="19618708">
        <w:rPr/>
        <w:t>membership-only actions appropriate to my role (no owner-equivalent admin controls).</w:t>
      </w:r>
      <w:commentRangeEnd w:id="1923226313"/>
      <w:r>
        <w:rPr>
          <w:rStyle w:val="CommentReference"/>
        </w:rPr>
        <w:commentReference w:id="1923226313"/>
      </w:r>
      <w:commentRangeEnd w:id="1520844315"/>
      <w:r>
        <w:rPr>
          <w:rStyle w:val="CommentReference"/>
        </w:rPr>
        <w:commentReference w:id="1520844315"/>
      </w:r>
    </w:p>
    <w:p xmlns:wp14="http://schemas.microsoft.com/office/word/2010/wordml" w14:paraId="563D3B3B" wp14:textId="77777777">
      <w:pPr>
        <w:pStyle w:val="FirstParagraph"/>
      </w:pPr>
      <w:r>
        <w:rPr>
          <w:b/>
          <w:bCs/>
        </w:rPr>
        <w:t xml:space="preserve">Requirement IDs:</w:t>
      </w:r>
      <w:r>
        <w:t xml:space="preserve"> </w:t>
      </w:r>
      <w:r>
        <w:rPr>
          <w:rStyle w:val="VerbatimChar"/>
        </w:rPr>
        <w:t xml:space="preserve">GROUP-R-05</w:t>
      </w:r>
      <w:r>
        <w:t xml:space="preserve">,</w:t>
      </w:r>
      <w:r>
        <w:t xml:space="preserve"> </w:t>
      </w:r>
      <w:r>
        <w:rPr>
          <w:rStyle w:val="VerbatimChar"/>
        </w:rPr>
        <w:t xml:space="preserve">GROUP-R-03</w:t>
      </w:r>
      <w:r>
        <w:t xml:space="preserve">,</w:t>
      </w:r>
      <w:r>
        <w:t xml:space="preserve"> </w:t>
      </w:r>
      <w:r>
        <w:rPr>
          <w:rStyle w:val="VerbatimChar"/>
        </w:rPr>
        <w:t xml:space="preserve">GROUP-R-02</w:t>
      </w:r>
      <w:r>
        <w:t xml:space="preserve">,</w:t>
      </w:r>
      <w:r>
        <w:t xml:space="preserve"> </w:t>
      </w:r>
      <w:r>
        <w:rPr>
          <w:rStyle w:val="VerbatimChar"/>
        </w:rPr>
        <w:t xml:space="preserve">GROUP-R-04</w:t>
      </w:r>
    </w:p>
    <w:p xmlns:wp14="http://schemas.microsoft.com/office/word/2010/wordml" w14:paraId="45FB0818" wp14:textId="77777777">
      <w:r>
        <w:pict w14:anchorId="22A67A7A">
          <v:rect style="width:0;height:1.5pt" o:hr="t" o:hrstd="t" o:hralign="center"/>
        </w:pict>
      </w:r>
    </w:p>
    <w:bookmarkEnd w:id="24"/>
    <w:bookmarkStart w:name="feat-user-groups-11-admin-groups-view" w:id="25"/>
    <w:p xmlns:wp14="http://schemas.microsoft.com/office/word/2010/wordml" w14:paraId="73D689C1" wp14:textId="77777777">
      <w:pPr>
        <w:pStyle w:val="Heading3"/>
      </w:pPr>
      <w:bookmarkStart w:name="_Toc849577644" w:id="1234158055"/>
      <w:r w:rsidR="1CAE15AC">
        <w:rPr/>
        <w:t>FEAT-USER-GROUPS-11 — Admin Groups View</w:t>
      </w:r>
      <w:bookmarkEnd w:id="1234158055"/>
    </w:p>
    <w:p xmlns:wp14="http://schemas.microsoft.com/office/word/2010/wordml" w14:paraId="6A5DD163" wp14:textId="77777777">
      <w:pPr>
        <w:pStyle w:val="FirstParagraph"/>
      </w:pPr>
      <w:r>
        <w:rPr>
          <w:b/>
          <w:bCs/>
        </w:rPr>
        <w:t xml:space="preserve">User Story</w:t>
      </w:r>
    </w:p>
    <w:p xmlns:wp14="http://schemas.microsoft.com/office/word/2010/wordml" w14:paraId="2477E8A9" wp14:textId="0840E412">
      <w:pPr>
        <w:pStyle w:val="BlockText"/>
      </w:pPr>
      <w:r w:rsidR="7043F667">
        <w:rPr/>
        <w:t xml:space="preserve">As </w:t>
      </w:r>
      <w:r w:rsidR="7043F667">
        <w:rPr/>
        <w:t>a</w:t>
      </w:r>
      <w:r w:rsidR="623DBBE2">
        <w:rPr/>
        <w:t>n</w:t>
      </w:r>
      <w:r w:rsidR="7043F667">
        <w:rPr/>
        <w:t xml:space="preserve"> </w:t>
      </w:r>
      <w:r w:rsidR="49CC4DC4">
        <w:rPr/>
        <w:t xml:space="preserve">Instance </w:t>
      </w:r>
      <w:r w:rsidR="7043F667">
        <w:rPr/>
        <w:t>administrator, I want a dedicated Admin Groups view, so that I can create and manage</w:t>
      </w:r>
      <w:r w:rsidR="7043F667">
        <w:rPr/>
        <w:t xml:space="preserve"> </w:t>
      </w:r>
      <w:r w:rsidR="7043F667">
        <w:rPr/>
        <w:t>org groups, oversee all groups (incl. ad-hoc read-only), and act as owner-equivalent for org</w:t>
      </w:r>
      <w:r w:rsidR="7043F667">
        <w:rPr/>
        <w:t xml:space="preserve"> </w:t>
      </w:r>
      <w:r w:rsidR="7043F667">
        <w:rPr/>
        <w:t>groups.</w:t>
      </w:r>
    </w:p>
    <w:p xmlns:wp14="http://schemas.microsoft.com/office/word/2010/wordml" w14:paraId="7D3FDC8C" wp14:textId="77777777">
      <w:pPr>
        <w:pStyle w:val="FirstParagraph"/>
      </w:pPr>
      <w:r>
        <w:rPr>
          <w:b/>
          <w:bCs/>
        </w:rPr>
        <w:t xml:space="preserve">Acceptance Criteria</w:t>
      </w:r>
    </w:p>
    <w:p xmlns:wp14="http://schemas.microsoft.com/office/word/2010/wordml" w14:paraId="5A1307B1" wp14:textId="259C89D6">
      <w:pPr>
        <w:pStyle w:val="Compact"/>
        <w:numPr>
          <w:ilvl w:val="0"/>
          <w:numId w:val="1013"/>
        </w:numPr>
        <w:rPr/>
      </w:pPr>
      <w:r w:rsidR="7043F667">
        <w:rPr/>
        <w:t xml:space="preserve">Given I am </w:t>
      </w:r>
      <w:r w:rsidR="7043F667">
        <w:rPr/>
        <w:t>a</w:t>
      </w:r>
      <w:r w:rsidR="4F2053D1">
        <w:rPr/>
        <w:t>n</w:t>
      </w:r>
      <w:r w:rsidR="7043F667">
        <w:rPr/>
        <w:t xml:space="preserve"> </w:t>
      </w:r>
      <w:r w:rsidR="6863CF27">
        <w:rPr/>
        <w:t xml:space="preserve">Instance </w:t>
      </w:r>
      <w:r w:rsidR="7043F667">
        <w:rPr/>
        <w:t>admin, When I open Admin Groups, Then I can create, rename, and dissolve org</w:t>
      </w:r>
      <w:r w:rsidR="7043F667">
        <w:rPr/>
        <w:t xml:space="preserve"> </w:t>
      </w:r>
      <w:r w:rsidR="7043F667">
        <w:rPr/>
        <w:t>groups; assign managers; and manage org-group membership.</w:t>
      </w:r>
    </w:p>
    <w:p xmlns:wp14="http://schemas.microsoft.com/office/word/2010/wordml" w14:paraId="14838876" wp14:textId="05354ED8">
      <w:pPr>
        <w:pStyle w:val="Compact"/>
        <w:numPr>
          <w:ilvl w:val="0"/>
          <w:numId w:val="1013"/>
        </w:numPr>
        <w:rPr/>
      </w:pPr>
      <w:commentRangeStart w:id="1734002390"/>
      <w:r w:rsidR="19618708">
        <w:rPr/>
        <w:t xml:space="preserve">Given I am </w:t>
      </w:r>
      <w:r w:rsidR="19618708">
        <w:rPr/>
        <w:t>a</w:t>
      </w:r>
      <w:r w:rsidR="7DDA1606">
        <w:rPr/>
        <w:t>n</w:t>
      </w:r>
      <w:r w:rsidR="19618708">
        <w:rPr/>
        <w:t xml:space="preserve"> </w:t>
      </w:r>
      <w:r w:rsidR="331D6151">
        <w:rPr/>
        <w:t xml:space="preserve">Instance </w:t>
      </w:r>
      <w:r w:rsidR="19618708">
        <w:rPr/>
        <w:t>admi</w:t>
      </w:r>
      <w:r w:rsidR="19618708">
        <w:rPr/>
        <w:t>n, W</w:t>
      </w:r>
      <w:r w:rsidR="19618708">
        <w:rPr/>
        <w:t>hen I select an ad-hoc group, Then I see it read-only (name,</w:t>
      </w:r>
      <w:r w:rsidR="19618708">
        <w:rPr/>
        <w:t xml:space="preserve"> </w:t>
      </w:r>
      <w:r w:rsidR="19618708">
        <w:rPr/>
        <w:t xml:space="preserve">description, members) and cannot </w:t>
      </w:r>
      <w:r w:rsidR="19618708">
        <w:rPr/>
        <w:t>modify</w:t>
      </w:r>
      <w:r w:rsidR="19618708">
        <w:rPr/>
        <w:t xml:space="preserve"> it.</w:t>
      </w:r>
      <w:commentRangeEnd w:id="1734002390"/>
      <w:r>
        <w:rPr>
          <w:rStyle w:val="CommentReference"/>
        </w:rPr>
        <w:commentReference w:id="1734002390"/>
      </w:r>
    </w:p>
    <w:p xmlns:wp14="http://schemas.microsoft.com/office/word/2010/wordml" w14:paraId="7B34E4F5" wp14:textId="4C377731">
      <w:pPr>
        <w:pStyle w:val="Compact"/>
        <w:numPr>
          <w:ilvl w:val="0"/>
          <w:numId w:val="1013"/>
        </w:numPr>
        <w:rPr/>
      </w:pPr>
      <w:r w:rsidR="7043F667">
        <w:rPr/>
        <w:t xml:space="preserve">Given I am </w:t>
      </w:r>
      <w:r w:rsidR="0840A9BE">
        <w:rPr/>
        <w:t xml:space="preserve">an Instance </w:t>
      </w:r>
      <w:r w:rsidR="7043F667">
        <w:rPr/>
        <w:t xml:space="preserve">admin acting as owner-equivalent for an org group, </w:t>
      </w:r>
      <w:r w:rsidR="7043F667">
        <w:rPr/>
        <w:t>When</w:t>
      </w:r>
      <w:r w:rsidR="7043F667">
        <w:rPr/>
        <w:t xml:space="preserve"> a governance action is</w:t>
      </w:r>
      <w:r w:rsidR="7043F667">
        <w:rPr/>
        <w:t xml:space="preserve"> </w:t>
      </w:r>
      <w:r w:rsidR="7043F667">
        <w:rPr/>
        <w:t>needed (dissolve/oversight), Then it is performed at the application layer via</w:t>
      </w:r>
      <w:r w:rsidR="7043F667">
        <w:rPr/>
        <w:t xml:space="preserve"> </w:t>
      </w:r>
      <w:r w:rsidRPr="7043F667" w:rsidR="7043F667">
        <w:rPr>
          <w:rStyle w:val="VerbatimChar"/>
        </w:rPr>
        <w:t>ROLE_ADMIN</w:t>
      </w:r>
      <w:r w:rsidR="7043F667">
        <w:rPr/>
        <w:t xml:space="preserve"> </w:t>
      </w:r>
      <w:r w:rsidR="7043F667">
        <w:rPr/>
        <w:t>without an OWNER membership row.</w:t>
      </w:r>
    </w:p>
    <w:p xmlns:wp14="http://schemas.microsoft.com/office/word/2010/wordml" w14:paraId="78BAEBAC" wp14:textId="77777777">
      <w:pPr>
        <w:pStyle w:val="Compact"/>
        <w:numPr>
          <w:ilvl w:val="0"/>
          <w:numId w:val="1013"/>
        </w:numPr>
      </w:pPr>
      <w:r>
        <w:t xml:space="preserve">Given I am not a QBiC admin, When I attempt to open Admin Groups, Then access is denied.</w:t>
      </w:r>
    </w:p>
    <w:p xmlns:wp14="http://schemas.microsoft.com/office/word/2010/wordml" w14:paraId="6892AC1A" wp14:textId="77777777">
      <w:pPr>
        <w:pStyle w:val="FirstParagraph"/>
      </w:pPr>
      <w:r>
        <w:rPr>
          <w:b/>
          <w:bCs/>
        </w:rPr>
        <w:t xml:space="preserve">Requirement IDs:</w:t>
      </w:r>
      <w:r>
        <w:t xml:space="preserve"> </w:t>
      </w:r>
      <w:r>
        <w:rPr>
          <w:rStyle w:val="VerbatimChar"/>
        </w:rPr>
        <w:t xml:space="preserve">GROUP-R-01</w:t>
      </w:r>
      <w:r>
        <w:t xml:space="preserve">,</w:t>
      </w:r>
      <w:r>
        <w:t xml:space="preserve"> </w:t>
      </w:r>
      <w:r>
        <w:rPr>
          <w:rStyle w:val="VerbatimChar"/>
        </w:rPr>
        <w:t xml:space="preserve">GROUP-R-12</w:t>
      </w:r>
    </w:p>
    <w:p xmlns:wp14="http://schemas.microsoft.com/office/word/2010/wordml" w14:paraId="049F31CB" wp14:textId="77777777">
      <w:r>
        <w:pict w14:anchorId="52B1C517">
          <v:rect style="width:0;height:1.5pt" o:hr="t" o:hrstd="t" o:hralign="center"/>
        </w:pict>
      </w:r>
    </w:p>
    <w:bookmarkEnd w:id="25"/>
    <w:bookmarkStart w:name="X5be64fc7f6247cc4e2540ee5275351a1521bc53" w:id="26"/>
    <w:p xmlns:wp14="http://schemas.microsoft.com/office/word/2010/wordml" w14:paraId="040A7CC9" wp14:textId="77777777">
      <w:pPr>
        <w:pStyle w:val="Heading3"/>
      </w:pPr>
      <w:bookmarkStart w:name="_Toc1874558169" w:id="307813142"/>
      <w:r w:rsidR="1CAE15AC">
        <w:rPr/>
        <w:t>FEAT-USER-GROUPS-12 — Show Group Names on Project Cards</w:t>
      </w:r>
      <w:bookmarkEnd w:id="307813142"/>
    </w:p>
    <w:p xmlns:wp14="http://schemas.microsoft.com/office/word/2010/wordml" w14:paraId="75CCCB7D" wp14:textId="77777777">
      <w:pPr>
        <w:pStyle w:val="FirstParagraph"/>
      </w:pPr>
      <w:r>
        <w:rPr>
          <w:b/>
          <w:bCs/>
        </w:rPr>
        <w:t xml:space="preserve">User Story</w:t>
      </w:r>
    </w:p>
    <w:p xmlns:wp14="http://schemas.microsoft.com/office/word/2010/wordml" w14:paraId="5483D879" wp14:textId="77777777">
      <w:pPr>
        <w:pStyle w:val="BlockText"/>
      </w:pPr>
      <w:r>
        <w:t xml:space="preserve">As a project collaborator, I want to see on a project card which groups the project is shared</w:t>
      </w:r>
      <w:r>
        <w:t xml:space="preserve"> </w:t>
      </w:r>
      <w:r>
        <w:t xml:space="preserve">with, so that I can understand team-based access at a glance.</w:t>
      </w:r>
    </w:p>
    <w:p xmlns:wp14="http://schemas.microsoft.com/office/word/2010/wordml" w14:paraId="585F366E" wp14:textId="77777777">
      <w:pPr>
        <w:pStyle w:val="FirstParagraph"/>
      </w:pPr>
      <w:r>
        <w:rPr>
          <w:b/>
          <w:bCs/>
        </w:rPr>
        <w:t xml:space="preserve">Acceptance Criteria</w:t>
      </w:r>
    </w:p>
    <w:p xmlns:wp14="http://schemas.microsoft.com/office/word/2010/wordml" w14:paraId="56496C28" wp14:textId="77777777">
      <w:pPr>
        <w:pStyle w:val="Compact"/>
        <w:numPr>
          <w:ilvl w:val="0"/>
          <w:numId w:val="1014"/>
        </w:numPr>
      </w:pPr>
      <w:r>
        <w:t xml:space="preserve">Given a project is shared with one or more groups, When I view its project card in the project</w:t>
      </w:r>
      <w:r>
        <w:t xml:space="preserve"> </w:t>
      </w:r>
      <w:r>
        <w:t xml:space="preserve">overview, Then the group names are displayed (compact).</w:t>
      </w:r>
    </w:p>
    <w:p xmlns:wp14="http://schemas.microsoft.com/office/word/2010/wordml" w14:paraId="1BB4E563" wp14:textId="77777777">
      <w:pPr>
        <w:pStyle w:val="Compact"/>
        <w:numPr>
          <w:ilvl w:val="0"/>
          <w:numId w:val="1014"/>
        </w:numPr>
      </w:pPr>
      <w:r>
        <w:t xml:space="preserve">Given a project is shared with a group but I am not a member of it, When I view the card, Then</w:t>
      </w:r>
      <w:r>
        <w:t xml:space="preserve"> </w:t>
      </w:r>
      <w:r>
        <w:t xml:space="preserve">only the group name is shown — no member list or counts.</w:t>
      </w:r>
    </w:p>
    <w:p xmlns:wp14="http://schemas.microsoft.com/office/word/2010/wordml" w14:paraId="2E184C51" wp14:textId="77777777">
      <w:pPr>
        <w:pStyle w:val="Compact"/>
        <w:numPr>
          <w:ilvl w:val="0"/>
          <w:numId w:val="1014"/>
        </w:numPr>
      </w:pPr>
      <w:r>
        <w:t xml:space="preserve">Given a project is not shared with any group, When I view its card, Then no group section is</w:t>
      </w:r>
      <w:r>
        <w:t xml:space="preserve"> </w:t>
      </w:r>
      <w:r>
        <w:t xml:space="preserve">rendered.</w:t>
      </w:r>
    </w:p>
    <w:p xmlns:wp14="http://schemas.microsoft.com/office/word/2010/wordml" w14:paraId="36488D60" wp14:textId="77777777">
      <w:pPr>
        <w:pStyle w:val="Compact"/>
        <w:numPr>
          <w:ilvl w:val="0"/>
          <w:numId w:val="1014"/>
        </w:numPr>
      </w:pPr>
      <w:r>
        <w:t xml:space="preserve">Given the share grant is revoked, When the project card is next rendered, Then the group name no</w:t>
      </w:r>
      <w:r>
        <w:t xml:space="preserve"> </w:t>
      </w:r>
      <w:r>
        <w:t xml:space="preserve">longer appears for that project.</w:t>
      </w:r>
    </w:p>
    <w:p xmlns:wp14="http://schemas.microsoft.com/office/word/2010/wordml" w14:paraId="4137DB01" wp14:textId="77777777">
      <w:pPr>
        <w:pStyle w:val="FirstParagraph"/>
      </w:pPr>
      <w:r>
        <w:rPr>
          <w:b/>
          <w:bCs/>
        </w:rPr>
        <w:t xml:space="preserve">Requirement IDs:</w:t>
      </w:r>
      <w:r>
        <w:t xml:space="preserve"> </w:t>
      </w:r>
      <w:r>
        <w:rPr>
          <w:rStyle w:val="VerbatimChar"/>
        </w:rPr>
        <w:t xml:space="preserve">GROUP-R-11</w:t>
      </w:r>
    </w:p>
    <w:p xmlns:wp14="http://schemas.microsoft.com/office/word/2010/wordml" w14:paraId="53128261" wp14:textId="77777777">
      <w:r>
        <w:pict w14:anchorId="0119E9C6">
          <v:rect style="width:0;height:1.5pt" o:hr="t" o:hrstd="t" o:hralign="center"/>
        </w:pict>
      </w:r>
    </w:p>
    <w:bookmarkEnd w:id="26"/>
    <w:bookmarkEnd w:id="27"/>
    <w:bookmarkStart w:name="epic-6-revocation-security" w:id="30"/>
    <w:p xmlns:wp14="http://schemas.microsoft.com/office/word/2010/wordml" w14:paraId="694E5699" wp14:textId="77777777">
      <w:pPr>
        <w:pStyle w:val="Heading2"/>
      </w:pPr>
      <w:bookmarkStart w:name="_Toc273338034" w:id="327452458"/>
      <w:r w:rsidR="1CAE15AC">
        <w:rPr/>
        <w:t>EPIC 6 — Revocation &amp; security</w:t>
      </w:r>
      <w:bookmarkEnd w:id="327452458"/>
    </w:p>
    <w:p xmlns:wp14="http://schemas.microsoft.com/office/word/2010/wordml" w14:paraId="54B8D009" wp14:textId="77777777">
      <w:pPr>
        <w:pStyle w:val="FirstParagraph"/>
      </w:pPr>
      <w:r>
        <w:rPr>
          <w:b/>
          <w:bCs/>
        </w:rPr>
        <w:t xml:space="preserve">Definition of done:</w:t>
      </w:r>
      <w:r>
        <w:t xml:space="preserve"> </w:t>
      </w:r>
      <w:r>
        <w:t xml:space="preserve">Revocation (membership or group grant) takes effect at the next</w:t>
      </w:r>
      <w:r>
        <w:t xml:space="preserve"> </w:t>
      </w:r>
      <w:r>
        <w:t xml:space="preserve">authorization check with ≤60s propagation across instances; dissolution removes all ACEs and</w:t>
      </w:r>
      <w:r>
        <w:t xml:space="preserve"> </w:t>
      </w:r>
      <w:r>
        <w:t xml:space="preserve">membership rows (no orphaned grants); membership data is never exposed to non-members.</w:t>
      </w:r>
    </w:p>
    <w:p xmlns:wp14="http://schemas.microsoft.com/office/word/2010/wordml" w14:paraId="62486C05" wp14:textId="77777777">
      <w:r>
        <w:pict w14:anchorId="5A8D92AB">
          <v:rect style="width:0;height:1.5pt" o:hr="t" o:hrstd="t" o:hralign="center"/>
        </w:pict>
      </w:r>
    </w:p>
    <w:bookmarkStart w:name="X6a15402642ced4fb8d62d9e7e228be99218a567" w:id="28"/>
    <w:p xmlns:wp14="http://schemas.microsoft.com/office/word/2010/wordml" w14:paraId="762CF0B6" wp14:textId="77777777">
      <w:pPr>
        <w:pStyle w:val="Heading3"/>
      </w:pPr>
      <w:bookmarkStart w:name="_Toc1795201460" w:id="1946051172"/>
      <w:r w:rsidR="1CAE15AC">
        <w:rPr/>
        <w:t>FEAT-USER-GROUPS-13 — Revoke Group Access and Understand Revocation Semantics</w:t>
      </w:r>
      <w:bookmarkEnd w:id="1946051172"/>
    </w:p>
    <w:p xmlns:wp14="http://schemas.microsoft.com/office/word/2010/wordml" w14:paraId="69B2555B" wp14:textId="77777777">
      <w:pPr>
        <w:pStyle w:val="FirstParagraph"/>
      </w:pPr>
      <w:r>
        <w:rPr>
          <w:b/>
          <w:bCs/>
        </w:rPr>
        <w:t xml:space="preserve">User Story</w:t>
      </w:r>
    </w:p>
    <w:p xmlns:wp14="http://schemas.microsoft.com/office/word/2010/wordml" w14:paraId="032B7891" wp14:textId="77777777">
      <w:pPr>
        <w:pStyle w:val="BlockText"/>
      </w:pPr>
      <w:r>
        <w:t xml:space="preserve">As a project access-administration holder or group manager, I want revocation (removing a member</w:t>
      </w:r>
      <w:r>
        <w:t xml:space="preserve"> </w:t>
      </w:r>
      <w:r>
        <w:t xml:space="preserve">from a group, or removing a group grant from a project) to take effect quickly and predictably,</w:t>
      </w:r>
      <w:r>
        <w:t xml:space="preserve"> </w:t>
      </w:r>
      <w:r>
        <w:t xml:space="preserve">so that a removed user or team loses access without waiting for a session or cache to expire.</w:t>
      </w:r>
    </w:p>
    <w:p xmlns:wp14="http://schemas.microsoft.com/office/word/2010/wordml" w14:paraId="64657C39" wp14:textId="77777777">
      <w:pPr>
        <w:pStyle w:val="FirstParagraph"/>
      </w:pPr>
      <w:r>
        <w:rPr>
          <w:b/>
          <w:bCs/>
        </w:rPr>
        <w:t xml:space="preserve">Acceptance Criteria</w:t>
      </w:r>
    </w:p>
    <w:p xmlns:wp14="http://schemas.microsoft.com/office/word/2010/wordml" w14:paraId="071C0CE4" wp14:textId="77777777">
      <w:pPr>
        <w:pStyle w:val="Compact"/>
        <w:numPr>
          <w:ilvl w:val="0"/>
          <w:numId w:val="1015"/>
        </w:numPr>
      </w:pPr>
      <w:r>
        <w:t xml:space="preserve">Given a group grant is revoked from a project or a member is removed from a shared group, When</w:t>
      </w:r>
      <w:r>
        <w:t xml:space="preserve"> </w:t>
      </w:r>
      <w:r>
        <w:t xml:space="preserve">the next authorization decision for that user/project runs, Then access is denied — with a</w:t>
      </w:r>
      <w:r>
        <w:t xml:space="preserve"> </w:t>
      </w:r>
      <w:r>
        <w:t xml:space="preserve">maximum observed propagation delay of 60s across all deployed instances (asserted by integration</w:t>
      </w:r>
      <w:r>
        <w:t xml:space="preserve"> </w:t>
      </w:r>
      <w:r>
        <w:t xml:space="preserve">tests).</w:t>
      </w:r>
    </w:p>
    <w:p xmlns:wp14="http://schemas.microsoft.com/office/word/2010/wordml" w14:paraId="4B32D53B" wp14:textId="77777777">
      <w:pPr>
        <w:pStyle w:val="Compact"/>
        <w:numPr>
          <w:ilvl w:val="0"/>
          <w:numId w:val="1015"/>
        </w:numPr>
      </w:pPr>
      <w:r>
        <w:t xml:space="preserve">Given a member is removed from a group, When the removal completes, Then they immediately lose</w:t>
      </w:r>
      <w:r>
        <w:t xml:space="preserve"> </w:t>
      </w:r>
      <w:r>
        <w:t xml:space="preserve">group-derived access to all projects the group is shared on and receive the revocation email.</w:t>
      </w:r>
    </w:p>
    <w:p xmlns:wp14="http://schemas.microsoft.com/office/word/2010/wordml" w14:paraId="6B4ED234" wp14:textId="77777777">
      <w:pPr>
        <w:pStyle w:val="Compact"/>
        <w:numPr>
          <w:ilvl w:val="0"/>
          <w:numId w:val="1015"/>
        </w:numPr>
      </w:pPr>
      <w:r>
        <w:t xml:space="preserve">Given a group is dissolved, When the dissolution completes, Then all its ACEs are removed from</w:t>
      </w:r>
      <w:r>
        <w:t xml:space="preserve"> </w:t>
      </w:r>
      <w:r>
        <w:rPr>
          <w:rStyle w:val="VerbatimChar"/>
        </w:rPr>
        <w:t xml:space="preserve">acl_entry</w:t>
      </w:r>
      <w:r>
        <w:t xml:space="preserve"> </w:t>
      </w:r>
      <w:r>
        <w:t xml:space="preserve">(no orphaned</w:t>
      </w:r>
      <w:r>
        <w:t xml:space="preserve"> </w:t>
      </w:r>
      <w:r>
        <w:rPr>
          <w:rStyle w:val="VerbatimChar"/>
        </w:rPr>
        <w:t xml:space="preserve">GROUP_&lt;id&gt;</w:t>
      </w:r>
      <w:r>
        <w:t xml:space="preserve"> </w:t>
      </w:r>
      <w:r>
        <w:t xml:space="preserve">SID remains) and all its</w:t>
      </w:r>
      <w:r>
        <w:t xml:space="preserve"> </w:t>
      </w:r>
      <w:r>
        <w:rPr>
          <w:rStyle w:val="VerbatimChar"/>
        </w:rPr>
        <w:t xml:space="preserve">group_membership</w:t>
      </w:r>
      <w:r>
        <w:t xml:space="preserve"> </w:t>
      </w:r>
      <w:r>
        <w:t xml:space="preserve">rows are</w:t>
      </w:r>
      <w:r>
        <w:t xml:space="preserve"> </w:t>
      </w:r>
      <w:r>
        <w:t xml:space="preserve">deleted.</w:t>
      </w:r>
    </w:p>
    <w:p xmlns:wp14="http://schemas.microsoft.com/office/word/2010/wordml" w14:paraId="320AF85E" wp14:textId="77777777">
      <w:pPr>
        <w:pStyle w:val="Compact"/>
        <w:numPr>
          <w:ilvl w:val="0"/>
          <w:numId w:val="1015"/>
        </w:numPr>
      </w:pPr>
      <w:r>
        <w:t xml:space="preserve">Given a member removed from a group still has a direct grant on a project, When the next</w:t>
      </w:r>
      <w:r>
        <w:t xml:space="preserve"> </w:t>
      </w:r>
      <w:r>
        <w:t xml:space="preserve">authorization check runs, Then their access reverts to the maximal of their remaining direct and</w:t>
      </w:r>
      <w:r>
        <w:t xml:space="preserve"> </w:t>
      </w:r>
      <w:r>
        <w:t xml:space="preserve">system-role grants — not the removed group grant.</w:t>
      </w:r>
    </w:p>
    <w:p xmlns:wp14="http://schemas.microsoft.com/office/word/2010/wordml" w14:paraId="30885F6F" wp14:textId="77777777">
      <w:pPr>
        <w:pStyle w:val="FirstParagraph"/>
      </w:pPr>
      <w:r>
        <w:rPr>
          <w:b/>
          <w:bCs/>
        </w:rPr>
        <w:t xml:space="preserve">Requirement IDs:</w:t>
      </w:r>
      <w:r>
        <w:t xml:space="preserve"> </w:t>
      </w:r>
      <w:r>
        <w:rPr>
          <w:rStyle w:val="VerbatimChar"/>
        </w:rPr>
        <w:t xml:space="preserve">GROUP-R-07</w:t>
      </w:r>
      <w:r>
        <w:t xml:space="preserve">,</w:t>
      </w:r>
      <w:r>
        <w:t xml:space="preserve"> </w:t>
      </w:r>
      <w:r>
        <w:rPr>
          <w:rStyle w:val="VerbatimChar"/>
        </w:rPr>
        <w:t xml:space="preserve">GROUP-NFR-01</w:t>
      </w:r>
      <w:r>
        <w:t xml:space="preserve">,</w:t>
      </w:r>
      <w:r>
        <w:t xml:space="preserve"> </w:t>
      </w:r>
      <w:r>
        <w:rPr>
          <w:rStyle w:val="VerbatimChar"/>
        </w:rPr>
        <w:t xml:space="preserve">GROUP-NFR-03</w:t>
      </w:r>
    </w:p>
    <w:p xmlns:wp14="http://schemas.microsoft.com/office/word/2010/wordml" w14:paraId="4101652C" wp14:textId="77777777">
      <w:r>
        <w:pict w14:anchorId="17400255">
          <v:rect style="width:0;height:1.5pt" o:hr="t" o:hrstd="t" o:hralign="center"/>
        </w:pict>
      </w:r>
    </w:p>
    <w:bookmarkEnd w:id="28"/>
    <w:bookmarkStart w:name="Xd2b752e22d69836e0726a3511df5f22abf23f14" w:id="29"/>
    <w:p xmlns:wp14="http://schemas.microsoft.com/office/word/2010/wordml" w14:paraId="25C0FD91" wp14:textId="77777777">
      <w:pPr>
        <w:pStyle w:val="Heading3"/>
      </w:pPr>
      <w:bookmarkStart w:name="_Toc1739350909" w:id="857152929"/>
      <w:r w:rsidR="1CAE15AC">
        <w:rPr/>
        <w:t>FEAT-USER-GROUPS-14 — Visibility Baseline (membership not exposed to non-members)</w:t>
      </w:r>
      <w:bookmarkEnd w:id="857152929"/>
    </w:p>
    <w:p xmlns:wp14="http://schemas.microsoft.com/office/word/2010/wordml" w14:paraId="40251402" wp14:textId="77777777">
      <w:pPr>
        <w:pStyle w:val="FirstParagraph"/>
      </w:pPr>
      <w:r>
        <w:rPr>
          <w:b/>
          <w:bCs/>
        </w:rPr>
        <w:t xml:space="preserve">User Story</w:t>
      </w:r>
    </w:p>
    <w:p xmlns:wp14="http://schemas.microsoft.com/office/word/2010/wordml" w14:paraId="35E98AC8" wp14:textId="77777777">
      <w:pPr>
        <w:pStyle w:val="BlockText"/>
      </w:pPr>
      <w:r>
        <w:t xml:space="preserve">As a user, I want to be sure that group membership information is never visible to people outside</w:t>
      </w:r>
      <w:r>
        <w:t xml:space="preserve"> </w:t>
      </w:r>
      <w:r>
        <w:t xml:space="preserve">the group, so that I keep control over who can see who is in which team.</w:t>
      </w:r>
    </w:p>
    <w:p xmlns:wp14="http://schemas.microsoft.com/office/word/2010/wordml" w14:paraId="5F7580FA" wp14:textId="77777777">
      <w:pPr>
        <w:pStyle w:val="FirstParagraph"/>
      </w:pPr>
      <w:r>
        <w:rPr>
          <w:b/>
          <w:bCs/>
        </w:rPr>
        <w:t xml:space="preserve">Acceptance Criteria</w:t>
      </w:r>
    </w:p>
    <w:p xmlns:wp14="http://schemas.microsoft.com/office/word/2010/wordml" w14:paraId="727E95DD" wp14:textId="77777777">
      <w:pPr>
        <w:pStyle w:val="Compact"/>
        <w:numPr>
          <w:ilvl w:val="0"/>
          <w:numId w:val="1016"/>
        </w:numPr>
      </w:pPr>
      <w:r>
        <w:t xml:space="preserve">Given a group exists, When a non-member (no project access-administration, no admin role) views</w:t>
      </w:r>
      <w:r>
        <w:t xml:space="preserve"> </w:t>
      </w:r>
      <w:r>
        <w:t xml:space="preserve">the group directory, project cards, Project Access page, or any other surface, Then they never</w:t>
      </w:r>
      <w:r>
        <w:t xml:space="preserve"> </w:t>
      </w:r>
      <w:r>
        <w:t xml:space="preserve">see the member list, member counts, or any signal of a specific user’s membership.</w:t>
      </w:r>
    </w:p>
    <w:p xmlns:wp14="http://schemas.microsoft.com/office/word/2010/wordml" w14:paraId="1FA75102" wp14:textId="77777777">
      <w:pPr>
        <w:pStyle w:val="Compact"/>
        <w:numPr>
          <w:ilvl w:val="0"/>
          <w:numId w:val="1016"/>
        </w:numPr>
      </w:pPr>
      <w:r>
        <w:t xml:space="preserve">Given a project access-administration holder or QBiC admin views a shared group, When they are</w:t>
      </w:r>
      <w:r>
        <w:t xml:space="preserve"> </w:t>
      </w:r>
      <w:r>
        <w:t xml:space="preserve">not members themselves, Then they see the member list only in the context governed by</w:t>
      </w:r>
      <w:r>
        <w:t xml:space="preserve"> </w:t>
      </w:r>
      <w:r>
        <w:t xml:space="preserve">admin/access-administration (per strategy §5.1); on READ-only surfaces they see group</w:t>
      </w:r>
      <w:r>
        <w:t xml:space="preserve"> </w:t>
      </w:r>
      <w:r>
        <w:t xml:space="preserve">name+description only.</w:t>
      </w:r>
    </w:p>
    <w:p xmlns:wp14="http://schemas.microsoft.com/office/word/2010/wordml" w14:paraId="53769DE9" wp14:textId="77777777">
      <w:pPr>
        <w:pStyle w:val="Compact"/>
        <w:numPr>
          <w:ilvl w:val="0"/>
          <w:numId w:val="1016"/>
        </w:numPr>
      </w:pPr>
      <w:r>
        <w:t xml:space="preserve">Given I am a member of a group, When I view that group, Then I see the member list and counts;</w:t>
      </w:r>
      <w:r>
        <w:t xml:space="preserve"> </w:t>
      </w:r>
      <w:r>
        <w:t xml:space="preserve">when I view a different group I am not a member of, I do not.</w:t>
      </w:r>
    </w:p>
    <w:p xmlns:wp14="http://schemas.microsoft.com/office/word/2010/wordml" w14:paraId="7A7A45E8" wp14:textId="77777777">
      <w:pPr>
        <w:pStyle w:val="Compact"/>
        <w:numPr>
          <w:ilvl w:val="0"/>
          <w:numId w:val="1016"/>
        </w:numPr>
      </w:pPr>
      <w:r>
        <w:t xml:space="preserve">Given the DPA (data processing agreement), When a user is informed beforehand, Then</w:t>
      </w:r>
      <w:r>
        <w:t xml:space="preserve"> </w:t>
      </w:r>
      <w:r>
        <w:t xml:space="preserve">ORCID/username/full-name visibility to other users is disclosed as required; group names remain</w:t>
      </w:r>
      <w:r>
        <w:t xml:space="preserve"> </w:t>
      </w:r>
      <w:r>
        <w:t xml:space="preserve">public.</w:t>
      </w:r>
    </w:p>
    <w:p xmlns:wp14="http://schemas.microsoft.com/office/word/2010/wordml" w14:paraId="6C380BEC" wp14:textId="77777777">
      <w:pPr>
        <w:pStyle w:val="FirstParagraph"/>
      </w:pPr>
      <w:r>
        <w:rPr>
          <w:b/>
          <w:bCs/>
        </w:rPr>
        <w:t xml:space="preserve">Requirement IDs:</w:t>
      </w:r>
      <w:r>
        <w:t xml:space="preserve"> </w:t>
      </w:r>
      <w:r>
        <w:rPr>
          <w:rStyle w:val="VerbatimChar"/>
        </w:rPr>
        <w:t xml:space="preserve">GROUP-R-09</w:t>
      </w:r>
      <w:r>
        <w:t xml:space="preserve">,</w:t>
      </w:r>
      <w:r>
        <w:t xml:space="preserve"> </w:t>
      </w:r>
      <w:r>
        <w:rPr>
          <w:rStyle w:val="VerbatimChar"/>
        </w:rPr>
        <w:t xml:space="preserve">GROUP-NFR-03</w:t>
      </w:r>
    </w:p>
    <w:p xmlns:wp14="http://schemas.microsoft.com/office/word/2010/wordml" w14:paraId="4B99056E" wp14:textId="77777777">
      <w:r>
        <w:pict w14:anchorId="168E9EBE">
          <v:rect style="width:0;height:1.5pt" o:hr="t" o:hrstd="t" o:hralign="center"/>
        </w:pict>
      </w:r>
    </w:p>
    <w:bookmarkEnd w:id="29"/>
    <w:bookmarkEnd w:id="30"/>
    <w:bookmarkStart w:name="Xa05876e6e0c195082c2b35d9aeea2963e8200d8" w:id="33"/>
    <w:p xmlns:wp14="http://schemas.microsoft.com/office/word/2010/wordml" w14:paraId="32C400E4" wp14:textId="77777777">
      <w:pPr>
        <w:pStyle w:val="Heading2"/>
      </w:pPr>
      <w:bookmarkStart w:name="_Toc156211141" w:id="97987904"/>
      <w:r w:rsidR="1CAE15AC">
        <w:rPr/>
        <w:t>Proposed requirement IDs (draft, for the requirements PR)</w:t>
      </w:r>
      <w:bookmarkEnd w:id="97987904"/>
    </w:p>
    <w:p xmlns:wp14="http://schemas.microsoft.com/office/word/2010/wordml" w14:paraId="6DFF2318" wp14:textId="77777777">
      <w:pPr>
        <w:pStyle w:val="FirstParagraph"/>
      </w:pPr>
      <w:r>
        <w:t xml:space="preserve">These IDs are</w:t>
      </w:r>
      <w:r>
        <w:t xml:space="preserve"> </w:t>
      </w:r>
      <w:r>
        <w:rPr>
          <w:b/>
          <w:bCs/>
        </w:rPr>
        <w:t xml:space="preserve">proposals</w:t>
      </w:r>
      <w:r>
        <w:t xml:space="preserve"> </w:t>
      </w:r>
      <w:r>
        <w:t xml:space="preserve">— they must be written into</w:t>
      </w:r>
      <w:r>
        <w:t xml:space="preserve"> </w:t>
      </w:r>
      <w:r>
        <w:rPr>
          <w:rStyle w:val="VerbatimChar"/>
        </w:rPr>
        <w:t xml:space="preserve">docs/requirements.md</w:t>
      </w:r>
      <w:r>
        <w:t xml:space="preserve"> </w:t>
      </w:r>
      <w:r>
        <w:t xml:space="preserve">under a new</w:t>
      </w:r>
      <w:r>
        <w:t xml:space="preserve"> </w:t>
      </w:r>
      <w:r>
        <w:rPr>
          <w:rStyle w:val="VerbatimChar"/>
        </w:rPr>
        <w:t xml:space="preserve">GROUP</w:t>
      </w:r>
      <w:r>
        <w:t xml:space="preserve"> </w:t>
      </w:r>
      <w:r>
        <w:t xml:space="preserve">domain in a dedicated, human-approved requirements PR (AGENTS.md §0/§12, strategy §6). Classify</w:t>
      </w:r>
      <w:r>
        <w:t xml:space="preserve"> </w:t>
      </w:r>
      <w:r>
        <w:t xml:space="preserve">constraints (</w:t>
      </w:r>
      <w:r>
        <w:rPr>
          <w:rStyle w:val="VerbatimChar"/>
        </w:rPr>
        <w:t xml:space="preserve">GROUP-C-*</w:t>
      </w:r>
      <w:r>
        <w:t xml:space="preserve">) separately; constraint IDs must not be referenced by stories.</w:t>
      </w:r>
    </w:p>
    <w:bookmarkStart w:name="functional" w:id="31"/>
    <w:p xmlns:wp14="http://schemas.microsoft.com/office/word/2010/wordml" w14:paraId="53BE7691" wp14:textId="77777777">
      <w:pPr>
        <w:pStyle w:val="Heading3"/>
      </w:pPr>
      <w:bookmarkStart w:name="_Toc526035656" w:id="977006507"/>
      <w:r w:rsidR="1CAE15AC">
        <w:rPr/>
        <w:t>Functional</w:t>
      </w:r>
      <w:bookmarkEnd w:id="977006507"/>
    </w:p>
    <w:tbl>
      <w:tblPr>
        <w:tblStyle w:val="Table"/>
        <w:tblW w:w="5000" w:type="pct"/>
        <w:tblLayout w:type="fixed"/>
        <w:tblLook w:val="0020" w:firstRow="1" w:lastRow="0" w:firstColumn="0" w:lastColumn="0" w:noHBand="0" w:noVBand="0"/>
      </w:tblPr>
      <w:tblGrid>
        <w:gridCol w:w="3960"/>
        <w:gridCol w:w="3960"/>
      </w:tblGrid>
      <w:tr xmlns:wp14="http://schemas.microsoft.com/office/word/2010/wordml" w:rsidTr="19618708" w14:paraId="00CFD674" wp14:textId="77777777">
        <w:trPr>
          <w:tblHeader w:val="on"/>
        </w:trPr>
        <w:tc>
          <w:tcPr>
            <w:cnfStyle w:val="000010000000" w:firstRow="0" w:lastRow="0" w:firstColumn="0" w:lastColumn="0" w:oddVBand="1" w:evenVBand="0" w:oddHBand="0" w:evenHBand="0" w:firstRowFirstColumn="0" w:firstRowLastColumn="0" w:lastRowFirstColumn="0" w:lastRowLastColumn="0"/>
            <w:tcMar/>
          </w:tcPr>
          <w:p w14:paraId="0A970367" wp14:textId="77777777">
            <w:pPr>
              <w:pStyle w:val="Compact"/>
            </w:pPr>
            <w:r>
              <w:t xml:space="preserve">ID</w:t>
            </w:r>
          </w:p>
        </w:tc>
        <w:tc>
          <w:tcPr>
            <w:cnfStyle w:val="000001000000" w:firstRow="0" w:lastRow="0" w:firstColumn="0" w:lastColumn="0" w:oddVBand="0" w:evenVBand="1" w:oddHBand="0" w:evenHBand="0" w:firstRowFirstColumn="0" w:firstRowLastColumn="0" w:lastRowFirstColumn="0" w:lastRowLastColumn="0"/>
            <w:tcMar/>
          </w:tcPr>
          <w:p w14:paraId="58A86C81" wp14:textId="77777777">
            <w:pPr>
              <w:pStyle w:val="Compact"/>
            </w:pPr>
            <w:r>
              <w:t xml:space="preserve">Statement</w:t>
            </w:r>
          </w:p>
        </w:tc>
      </w:tr>
      <w:tr xmlns:wp14="http://schemas.microsoft.com/office/word/2010/wordml" w:rsidTr="19618708" w14:paraId="1B426D9E" wp14:textId="77777777">
        <w:tc>
          <w:tcPr>
            <w:cnfStyle w:val="000010000000" w:firstRow="0" w:lastRow="0" w:firstColumn="0" w:lastColumn="0" w:oddVBand="1" w:evenVBand="0" w:oddHBand="0" w:evenHBand="0" w:firstRowFirstColumn="0" w:firstRowLastColumn="0" w:lastRowFirstColumn="0" w:lastRowLastColumn="0"/>
            <w:tcMar/>
          </w:tcPr>
          <w:p w14:paraId="1C0ABA67" wp14:textId="77777777">
            <w:pPr>
              <w:pStyle w:val="Compact"/>
            </w:pPr>
            <w:r>
              <w:rPr>
                <w:rStyle w:val="VerbatimChar"/>
              </w:rPr>
              <w:t xml:space="preserve">GROUP-R-01</w:t>
            </w:r>
          </w:p>
        </w:tc>
        <w:tc>
          <w:tcPr>
            <w:cnfStyle w:val="000001000000" w:firstRow="0" w:lastRow="0" w:firstColumn="0" w:lastColumn="0" w:oddVBand="0" w:evenVBand="1" w:oddHBand="0" w:evenHBand="0" w:firstRowFirstColumn="0" w:firstRowLastColumn="0" w:lastRowFirstColumn="0" w:lastRowLastColumn="0"/>
            <w:tcMar/>
          </w:tcPr>
          <w:p w14:paraId="283DA447" wp14:textId="77777777">
            <w:pPr>
              <w:pStyle w:val="Compact"/>
            </w:pPr>
            <w:r>
              <w:t xml:space="preserve">QBiC admins can create and manage org groups (unique name case-insensitive, description, membership, manager assignment).</w:t>
            </w:r>
          </w:p>
        </w:tc>
      </w:tr>
      <w:tr xmlns:wp14="http://schemas.microsoft.com/office/word/2010/wordml" w:rsidTr="19618708" w14:paraId="39922605" wp14:textId="77777777">
        <w:tc>
          <w:tcPr>
            <w:cnfStyle w:val="000010000000" w:firstRow="0" w:lastRow="0" w:firstColumn="0" w:lastColumn="0" w:oddVBand="1" w:evenVBand="0" w:oddHBand="0" w:evenHBand="0" w:firstRowFirstColumn="0" w:firstRowLastColumn="0" w:lastRowFirstColumn="0" w:lastRowLastColumn="0"/>
            <w:tcMar/>
          </w:tcPr>
          <w:p w14:paraId="09F424CB" wp14:textId="77777777">
            <w:pPr>
              <w:pStyle w:val="Compact"/>
            </w:pPr>
            <w:r>
              <w:rPr>
                <w:rStyle w:val="VerbatimChar"/>
              </w:rPr>
              <w:t xml:space="preserve">GROUP-R-02</w:t>
            </w:r>
          </w:p>
        </w:tc>
        <w:tc>
          <w:tcPr>
            <w:cnfStyle w:val="000001000000" w:firstRow="0" w:lastRow="0" w:firstColumn="0" w:lastColumn="0" w:oddVBand="0" w:evenVBand="1" w:oddHBand="0" w:evenHBand="0" w:firstRowFirstColumn="0" w:firstRowLastColumn="0" w:lastRowFirstColumn="0" w:lastRowLastColumn="0"/>
            <w:tcMar/>
          </w:tcPr>
          <w:p w14:paraId="4F681571" wp14:textId="77777777">
            <w:pPr>
              <w:pStyle w:val="Compact"/>
            </w:pPr>
            <w:r>
              <w:t xml:space="preserve">Users can create ad-hoc groups self-service; creator becomes OWNER; empty ad-hoc groups auto-dissolve.</w:t>
            </w:r>
          </w:p>
        </w:tc>
      </w:tr>
      <w:tr xmlns:wp14="http://schemas.microsoft.com/office/word/2010/wordml" w:rsidTr="19618708" w14:paraId="30ED15EC" wp14:textId="77777777">
        <w:tc>
          <w:tcPr>
            <w:cnfStyle w:val="000010000000" w:firstRow="0" w:lastRow="0" w:firstColumn="0" w:lastColumn="0" w:oddVBand="1" w:evenVBand="0" w:oddHBand="0" w:evenHBand="0" w:firstRowFirstColumn="0" w:firstRowLastColumn="0" w:lastRowFirstColumn="0" w:lastRowLastColumn="0"/>
            <w:tcMar/>
          </w:tcPr>
          <w:p w14:paraId="37A33FED" wp14:textId="77777777">
            <w:pPr>
              <w:pStyle w:val="Compact"/>
            </w:pPr>
            <w:r>
              <w:rPr>
                <w:rStyle w:val="VerbatimChar"/>
              </w:rPr>
              <w:t xml:space="preserve">GROUP-R-03</w:t>
            </w:r>
          </w:p>
        </w:tc>
        <w:tc>
          <w:tcPr>
            <w:cnfStyle w:val="000001000000" w:firstRow="0" w:lastRow="0" w:firstColumn="0" w:lastColumn="0" w:oddVBand="0" w:evenVBand="1" w:oddHBand="0" w:evenHBand="0" w:firstRowFirstColumn="0" w:firstRowLastColumn="0" w:lastRowFirstColumn="0" w:lastRowLastColumn="0"/>
            <w:tcMar/>
          </w:tcPr>
          <w:p w14:paraId="74629CC5" wp14:textId="77777777">
            <w:pPr>
              <w:pStyle w:val="Compact"/>
            </w:pPr>
            <w:r>
              <w:t xml:space="preserve">Group OWNER/MANAGER can add/remove MEMBERs; MANAGER can rename/describe; MEMBER can self-remove.</w:t>
            </w:r>
          </w:p>
        </w:tc>
      </w:tr>
      <w:tr xmlns:wp14="http://schemas.microsoft.com/office/word/2010/wordml" w:rsidTr="19618708" w14:paraId="5735F0E9" wp14:textId="77777777">
        <w:tc>
          <w:tcPr>
            <w:cnfStyle w:val="000010000000" w:firstRow="0" w:lastRow="0" w:firstColumn="0" w:lastColumn="0" w:oddVBand="1" w:evenVBand="0" w:oddHBand="0" w:evenHBand="0" w:firstRowFirstColumn="0" w:firstRowLastColumn="0" w:lastRowFirstColumn="0" w:lastRowLastColumn="0"/>
            <w:tcMar/>
          </w:tcPr>
          <w:p w14:paraId="2BAA9745" wp14:textId="77777777">
            <w:pPr>
              <w:pStyle w:val="Compact"/>
            </w:pPr>
            <w:r>
              <w:rPr>
                <w:rStyle w:val="VerbatimChar"/>
              </w:rPr>
              <w:t xml:space="preserve">GROUP-R-04</w:t>
            </w:r>
          </w:p>
        </w:tc>
        <w:tc>
          <w:tcPr>
            <w:cnfStyle w:val="000001000000" w:firstRow="0" w:lastRow="0" w:firstColumn="0" w:lastColumn="0" w:oddVBand="0" w:evenVBand="1" w:oddHBand="0" w:evenHBand="0" w:firstRowFirstColumn="0" w:firstRowLastColumn="0" w:lastRowFirstColumn="0" w:lastRowLastColumn="0"/>
            <w:tcMar/>
          </w:tcPr>
          <w:p w14:paraId="0261AED6" wp14:textId="77777777">
            <w:pPr>
              <w:pStyle w:val="Compact"/>
            </w:pPr>
            <w:r>
              <w:t xml:space="preserve">When a manager leaves an ad-hoc group such that it would be left without governance, the group offers a guarded transfer-or-dissolve choice.</w:t>
            </w:r>
          </w:p>
        </w:tc>
      </w:tr>
      <w:tr xmlns:wp14="http://schemas.microsoft.com/office/word/2010/wordml" w:rsidTr="19618708" w14:paraId="3984952E" wp14:textId="77777777">
        <w:tc>
          <w:tcPr>
            <w:cnfStyle w:val="000010000000" w:firstRow="0" w:lastRow="0" w:firstColumn="0" w:lastColumn="0" w:oddVBand="1" w:evenVBand="0" w:oddHBand="0" w:evenHBand="0" w:firstRowFirstColumn="0" w:firstRowLastColumn="0" w:lastRowFirstColumn="0" w:lastRowLastColumn="0"/>
            <w:tcMar/>
          </w:tcPr>
          <w:p w14:paraId="3DDA135B" wp14:textId="77777777">
            <w:pPr>
              <w:pStyle w:val="Compact"/>
            </w:pPr>
            <w:r>
              <w:rPr>
                <w:rStyle w:val="VerbatimChar"/>
              </w:rPr>
              <w:t xml:space="preserve">GROUP-R-05</w:t>
            </w:r>
          </w:p>
        </w:tc>
        <w:tc>
          <w:tcPr>
            <w:cnfStyle w:val="000001000000" w:firstRow="0" w:lastRow="0" w:firstColumn="0" w:lastColumn="0" w:oddVBand="0" w:evenVBand="1" w:oddHBand="0" w:evenHBand="0" w:firstRowFirstColumn="0" w:firstRowLastColumn="0" w:lastRowFirstColumn="0" w:lastRowLastColumn="0"/>
            <w:tcMar/>
          </w:tcPr>
          <w:p w14:paraId="33C22CFB" wp14:textId="77777777">
            <w:pPr>
              <w:pStyle w:val="Compact"/>
            </w:pPr>
            <w:r>
              <w:t xml:space="preserve">Users can discover groups by public name/description and see their own membership and role.</w:t>
            </w:r>
          </w:p>
        </w:tc>
      </w:tr>
      <w:tr xmlns:wp14="http://schemas.microsoft.com/office/word/2010/wordml" w:rsidTr="19618708" w14:paraId="327462E1" wp14:textId="77777777">
        <w:tc>
          <w:tcPr>
            <w:cnfStyle w:val="000010000000" w:firstRow="0" w:lastRow="0" w:firstColumn="0" w:lastColumn="0" w:oddVBand="1" w:evenVBand="0" w:oddHBand="0" w:evenHBand="0" w:firstRowFirstColumn="0" w:firstRowLastColumn="0" w:lastRowFirstColumn="0" w:lastRowLastColumn="0"/>
            <w:tcMar/>
          </w:tcPr>
          <w:p w14:paraId="535F3F62" wp14:textId="77777777">
            <w:pPr>
              <w:pStyle w:val="Compact"/>
            </w:pPr>
            <w:r>
              <w:rPr>
                <w:rStyle w:val="VerbatimChar"/>
              </w:rPr>
              <w:t xml:space="preserve">GROUP-R-06</w:t>
            </w:r>
          </w:p>
        </w:tc>
        <w:tc>
          <w:tcPr>
            <w:cnfStyle w:val="000001000000" w:firstRow="0" w:lastRow="0" w:firstColumn="0" w:lastColumn="0" w:oddVBand="0" w:evenVBand="1" w:oddHBand="0" w:evenHBand="0" w:firstRowFirstColumn="0" w:firstRowLastColumn="0" w:lastRowFirstColumn="0" w:lastRowLastColumn="0"/>
            <w:tcMar/>
          </w:tcPr>
          <w:p w14:paraId="5C82B8E3" wp14:textId="77777777">
            <w:pPr>
              <w:pStyle w:val="Compact"/>
            </w:pPr>
            <w:r>
              <w:t xml:space="preserve">Users with project change-access can share a group onto a project at READ/WRITE/ADMIN (never OWNER); members gain access at the next authorization check.</w:t>
            </w:r>
          </w:p>
        </w:tc>
      </w:tr>
      <w:tr xmlns:wp14="http://schemas.microsoft.com/office/word/2010/wordml" w:rsidTr="19618708" w14:paraId="7B5FEFCF" wp14:textId="77777777">
        <w:tc>
          <w:tcPr>
            <w:cnfStyle w:val="000010000000" w:firstRow="0" w:lastRow="0" w:firstColumn="0" w:lastColumn="0" w:oddVBand="1" w:evenVBand="0" w:oddHBand="0" w:evenHBand="0" w:firstRowFirstColumn="0" w:firstRowLastColumn="0" w:lastRowFirstColumn="0" w:lastRowLastColumn="0"/>
            <w:tcMar/>
          </w:tcPr>
          <w:p w14:paraId="3BAFCB58" wp14:textId="77777777">
            <w:pPr>
              <w:pStyle w:val="Compact"/>
            </w:pPr>
            <w:r>
              <w:rPr>
                <w:rStyle w:val="VerbatimChar"/>
              </w:rPr>
              <w:t xml:space="preserve">GROUP-R-07</w:t>
            </w:r>
          </w:p>
        </w:tc>
        <w:tc>
          <w:tcPr>
            <w:cnfStyle w:val="000001000000" w:firstRow="0" w:lastRow="0" w:firstColumn="0" w:lastColumn="0" w:oddVBand="0" w:evenVBand="1" w:oddHBand="0" w:evenHBand="0" w:firstRowFirstColumn="0" w:firstRowLastColumn="0" w:lastRowFirstColumn="0" w:lastRowLastColumn="0"/>
            <w:tcMar/>
          </w:tcPr>
          <w:p w14:paraId="67D8491E" wp14:textId="77777777">
            <w:pPr>
              <w:pStyle w:val="Compact"/>
            </w:pPr>
            <w:commentRangeStart w:id="167012678"/>
            <w:r w:rsidR="19618708">
              <w:rPr/>
              <w:t>Effective project access is the maximal of direct grants, group grants, and system roles.</w:t>
            </w:r>
            <w:commentRangeEnd w:id="167012678"/>
            <w:r>
              <w:rPr>
                <w:rStyle w:val="CommentReference"/>
              </w:rPr>
              <w:commentReference w:id="167012678"/>
            </w:r>
          </w:p>
        </w:tc>
      </w:tr>
      <w:tr xmlns:wp14="http://schemas.microsoft.com/office/word/2010/wordml" w:rsidTr="19618708" w14:paraId="64A8E11F" wp14:textId="77777777">
        <w:tc>
          <w:tcPr>
            <w:cnfStyle w:val="000010000000" w:firstRow="0" w:lastRow="0" w:firstColumn="0" w:lastColumn="0" w:oddVBand="1" w:evenVBand="0" w:oddHBand="0" w:evenHBand="0" w:firstRowFirstColumn="0" w:firstRowLastColumn="0" w:lastRowFirstColumn="0" w:lastRowLastColumn="0"/>
            <w:tcMar/>
          </w:tcPr>
          <w:p w14:paraId="1F540C2B" wp14:textId="77777777">
            <w:pPr>
              <w:pStyle w:val="Compact"/>
            </w:pPr>
            <w:r>
              <w:rPr>
                <w:rStyle w:val="VerbatimChar"/>
              </w:rPr>
              <w:t xml:space="preserve">GROUP-R-08</w:t>
            </w:r>
          </w:p>
        </w:tc>
        <w:tc>
          <w:tcPr>
            <w:cnfStyle w:val="000001000000" w:firstRow="0" w:lastRow="0" w:firstColumn="0" w:lastColumn="0" w:oddVBand="0" w:evenVBand="1" w:oddHBand="0" w:evenHBand="0" w:firstRowFirstColumn="0" w:firstRowLastColumn="0" w:lastRowFirstColumn="0" w:lastRowLastColumn="0"/>
            <w:tcMar/>
          </w:tcPr>
          <w:p w14:paraId="70ADEEE0" wp14:textId="77777777">
            <w:pPr>
              <w:pStyle w:val="Compact"/>
            </w:pPr>
            <w:r>
              <w:t xml:space="preserve">Project access-administration holders can list, change, and revoke group grants on a project.</w:t>
            </w:r>
          </w:p>
        </w:tc>
      </w:tr>
      <w:tr xmlns:wp14="http://schemas.microsoft.com/office/word/2010/wordml" w:rsidTr="19618708" w14:paraId="0F6CFAD4" wp14:textId="77777777">
        <w:tc>
          <w:tcPr>
            <w:cnfStyle w:val="000010000000" w:firstRow="0" w:lastRow="0" w:firstColumn="0" w:lastColumn="0" w:oddVBand="1" w:evenVBand="0" w:oddHBand="0" w:evenHBand="0" w:firstRowFirstColumn="0" w:firstRowLastColumn="0" w:lastRowFirstColumn="0" w:lastRowLastColumn="0"/>
            <w:tcMar/>
          </w:tcPr>
          <w:p w14:paraId="70AA7CF1" wp14:textId="77777777">
            <w:pPr>
              <w:pStyle w:val="Compact"/>
            </w:pPr>
            <w:r>
              <w:rPr>
                <w:rStyle w:val="VerbatimChar"/>
              </w:rPr>
              <w:t xml:space="preserve">GROUP-R-09</w:t>
            </w:r>
          </w:p>
        </w:tc>
        <w:tc>
          <w:tcPr>
            <w:cnfStyle w:val="000001000000" w:firstRow="0" w:lastRow="0" w:firstColumn="0" w:lastColumn="0" w:oddVBand="0" w:evenVBand="1" w:oddHBand="0" w:evenHBand="0" w:firstRowFirstColumn="0" w:firstRowLastColumn="0" w:lastRowFirstColumn="0" w:lastRowLastColumn="0"/>
            <w:tcMar/>
          </w:tcPr>
          <w:p w14:paraId="5AE5466A" wp14:textId="77777777">
            <w:pPr>
              <w:pStyle w:val="Compact"/>
            </w:pPr>
            <w:r>
              <w:t xml:space="preserve">Group names/descriptions are public; member lists and counts are visible only to group members, project access-administration holders, and QBiC admins; membership is never exposed to non-members.</w:t>
            </w:r>
          </w:p>
        </w:tc>
      </w:tr>
      <w:tr xmlns:wp14="http://schemas.microsoft.com/office/word/2010/wordml" w:rsidTr="19618708" w14:paraId="4DD6F685" wp14:textId="77777777">
        <w:tc>
          <w:tcPr>
            <w:cnfStyle w:val="000010000000" w:firstRow="0" w:lastRow="0" w:firstColumn="0" w:lastColumn="0" w:oddVBand="1" w:evenVBand="0" w:oddHBand="0" w:evenHBand="0" w:firstRowFirstColumn="0" w:firstRowLastColumn="0" w:lastRowFirstColumn="0" w:lastRowLastColumn="0"/>
            <w:tcMar/>
          </w:tcPr>
          <w:p w14:paraId="387750B5" wp14:textId="77777777">
            <w:pPr>
              <w:pStyle w:val="Compact"/>
            </w:pPr>
            <w:r>
              <w:rPr>
                <w:rStyle w:val="VerbatimChar"/>
              </w:rPr>
              <w:t xml:space="preserve">GROUP-R-10</w:t>
            </w:r>
          </w:p>
        </w:tc>
        <w:tc>
          <w:tcPr>
            <w:cnfStyle w:val="000001000000" w:firstRow="0" w:lastRow="0" w:firstColumn="0" w:lastColumn="0" w:oddVBand="0" w:evenVBand="1" w:oddHBand="0" w:evenHBand="0" w:firstRowFirstColumn="0" w:firstRowLastColumn="0" w:lastRowFirstColumn="0" w:lastRowLastColumn="0"/>
            <w:tcMar/>
          </w:tcPr>
          <w:p w14:paraId="655E965A" wp14:textId="77777777">
            <w:pPr>
              <w:pStyle w:val="Compact"/>
            </w:pPr>
            <w:r>
              <w:t xml:space="preserve">Notification profile: newly-gained-access emails (deduplicated), join digest, revocation email, dissolution email, project owner/admin information on membership changes; role-level changes are audit-log-only.</w:t>
            </w:r>
          </w:p>
        </w:tc>
      </w:tr>
      <w:tr xmlns:wp14="http://schemas.microsoft.com/office/word/2010/wordml" w:rsidTr="19618708" w14:paraId="0CCC4738" wp14:textId="77777777">
        <w:tc>
          <w:tcPr>
            <w:cnfStyle w:val="000010000000" w:firstRow="0" w:lastRow="0" w:firstColumn="0" w:lastColumn="0" w:oddVBand="1" w:evenVBand="0" w:oddHBand="0" w:evenHBand="0" w:firstRowFirstColumn="0" w:firstRowLastColumn="0" w:lastRowFirstColumn="0" w:lastRowLastColumn="0"/>
            <w:tcMar/>
          </w:tcPr>
          <w:p w14:paraId="69A0C74E" wp14:textId="77777777">
            <w:pPr>
              <w:pStyle w:val="Compact"/>
            </w:pPr>
            <w:r>
              <w:rPr>
                <w:rStyle w:val="VerbatimChar"/>
              </w:rPr>
              <w:t xml:space="preserve">GROUP-R-11</w:t>
            </w:r>
          </w:p>
        </w:tc>
        <w:tc>
          <w:tcPr>
            <w:cnfStyle w:val="000001000000" w:firstRow="0" w:lastRow="0" w:firstColumn="0" w:lastColumn="0" w:oddVBand="0" w:evenVBand="1" w:oddHBand="0" w:evenHBand="0" w:firstRowFirstColumn="0" w:firstRowLastColumn="0" w:lastRowFirstColumn="0" w:lastRowLastColumn="0"/>
            <w:tcMar/>
          </w:tcPr>
          <w:p w14:paraId="2F8373A2" wp14:textId="77777777">
            <w:pPr>
              <w:pStyle w:val="Compact"/>
            </w:pPr>
            <w:r>
              <w:t xml:space="preserve">Project overview cards show the group names a project is shared with.</w:t>
            </w:r>
          </w:p>
        </w:tc>
      </w:tr>
      <w:tr xmlns:wp14="http://schemas.microsoft.com/office/word/2010/wordml" w:rsidTr="19618708" w14:paraId="5417B0E4" wp14:textId="77777777">
        <w:tc>
          <w:tcPr>
            <w:cnfStyle w:val="000010000000" w:firstRow="0" w:lastRow="0" w:firstColumn="0" w:lastColumn="0" w:oddVBand="1" w:evenVBand="0" w:oddHBand="0" w:evenHBand="0" w:firstRowFirstColumn="0" w:firstRowLastColumn="0" w:lastRowFirstColumn="0" w:lastRowLastColumn="0"/>
            <w:tcMar/>
          </w:tcPr>
          <w:p w14:paraId="2370F1F3" wp14:textId="77777777">
            <w:pPr>
              <w:pStyle w:val="Compact"/>
            </w:pPr>
            <w:r>
              <w:rPr>
                <w:rStyle w:val="VerbatimChar"/>
              </w:rPr>
              <w:t xml:space="preserve">GROUP-R-12</w:t>
            </w:r>
          </w:p>
        </w:tc>
        <w:tc>
          <w:tcPr>
            <w:cnfStyle w:val="000001000000" w:firstRow="0" w:lastRow="0" w:firstColumn="0" w:lastColumn="0" w:oddVBand="0" w:evenVBand="1" w:oddHBand="0" w:evenHBand="0" w:firstRowFirstColumn="0" w:firstRowLastColumn="0" w:lastRowFirstColumn="0" w:lastRowLastColumn="0"/>
            <w:tcMar/>
          </w:tcPr>
          <w:p w14:paraId="3EF1C90A" wp14:textId="77777777">
            <w:pPr>
              <w:pStyle w:val="Compact"/>
            </w:pPr>
            <w:r>
              <w:t xml:space="preserve">QBiC admins can administer org groups (CRUD, membership, oversight) and have read-only oversight of ad-hoc groups.</w:t>
            </w:r>
          </w:p>
        </w:tc>
      </w:tr>
    </w:tbl>
    <w:bookmarkEnd w:id="31"/>
    <w:bookmarkStart w:name="non-functional" w:id="32"/>
    <w:p xmlns:wp14="http://schemas.microsoft.com/office/word/2010/wordml" w14:paraId="3CD9DBF0" wp14:textId="77777777">
      <w:pPr>
        <w:pStyle w:val="Heading3"/>
      </w:pPr>
      <w:bookmarkStart w:name="_Toc1178027156" w:id="825678411"/>
      <w:r w:rsidR="1CAE15AC">
        <w:rPr/>
        <w:t>Non-functional</w:t>
      </w:r>
      <w:bookmarkEnd w:id="825678411"/>
    </w:p>
    <w:tbl>
      <w:tblPr>
        <w:tblStyle w:val="Table"/>
        <w:tblW w:w="5000" w:type="pct"/>
        <w:tblLayout w:type="fixed"/>
        <w:tblLook w:val="0020" w:firstRow="1" w:lastRow="0" w:firstColumn="0" w:lastColumn="0" w:noHBand="0" w:noVBand="0"/>
      </w:tblPr>
      <w:tblGrid>
        <w:gridCol w:w="3960"/>
        <w:gridCol w:w="3960"/>
      </w:tblGrid>
      <w:tr xmlns:wp14="http://schemas.microsoft.com/office/word/2010/wordml" w:rsidTr="7043F667" w14:paraId="01E2CB04" wp14:textId="77777777">
        <w:trPr>
          <w:tblHeader w:val="on"/>
        </w:trPr>
        <w:tc>
          <w:tcPr>
            <w:cnfStyle w:val="000010000000" w:firstRow="0" w:lastRow="0" w:firstColumn="0" w:lastColumn="0" w:oddVBand="1" w:evenVBand="0" w:oddHBand="0" w:evenHBand="0" w:firstRowFirstColumn="0" w:firstRowLastColumn="0" w:lastRowFirstColumn="0" w:lastRowLastColumn="0"/>
            <w:tcMar/>
          </w:tcPr>
          <w:p w14:paraId="5F31422F" wp14:textId="77777777">
            <w:pPr>
              <w:pStyle w:val="Compact"/>
            </w:pPr>
            <w:r>
              <w:t xml:space="preserve">ID</w:t>
            </w:r>
          </w:p>
        </w:tc>
        <w:tc>
          <w:tcPr>
            <w:cnfStyle w:val="000001000000" w:firstRow="0" w:lastRow="0" w:firstColumn="0" w:lastColumn="0" w:oddVBand="0" w:evenVBand="1" w:oddHBand="0" w:evenHBand="0" w:firstRowFirstColumn="0" w:firstRowLastColumn="0" w:lastRowFirstColumn="0" w:lastRowLastColumn="0"/>
            <w:tcMar/>
          </w:tcPr>
          <w:p w14:paraId="708EEDB7" wp14:textId="77777777">
            <w:pPr>
              <w:pStyle w:val="Compact"/>
            </w:pPr>
            <w:r>
              <w:t xml:space="preserve">Statement</w:t>
            </w:r>
          </w:p>
        </w:tc>
      </w:tr>
      <w:tr xmlns:wp14="http://schemas.microsoft.com/office/word/2010/wordml" w:rsidTr="7043F667" w14:paraId="48AE6D4F" wp14:textId="77777777">
        <w:tc>
          <w:tcPr>
            <w:cnfStyle w:val="000010000000" w:firstRow="0" w:lastRow="0" w:firstColumn="0" w:lastColumn="0" w:oddVBand="1" w:evenVBand="0" w:oddHBand="0" w:evenHBand="0" w:firstRowFirstColumn="0" w:firstRowLastColumn="0" w:lastRowFirstColumn="0" w:lastRowLastColumn="0"/>
            <w:tcMar/>
          </w:tcPr>
          <w:p w14:paraId="4DC56CDB" wp14:textId="77777777">
            <w:pPr>
              <w:pStyle w:val="Compact"/>
            </w:pPr>
            <w:r>
              <w:rPr>
                <w:rStyle w:val="VerbatimChar"/>
              </w:rPr>
              <w:t xml:space="preserve">GROUP-NFR-01</w:t>
            </w:r>
          </w:p>
        </w:tc>
        <w:tc>
          <w:tcPr>
            <w:cnfStyle w:val="000001000000" w:firstRow="0" w:lastRow="0" w:firstColumn="0" w:lastColumn="0" w:oddVBand="0" w:evenVBand="1" w:oddHBand="0" w:evenHBand="0" w:firstRowFirstColumn="0" w:firstRowLastColumn="0" w:lastRowFirstColumn="0" w:lastRowLastColumn="0"/>
            <w:tcMar/>
          </w:tcPr>
          <w:p w14:paraId="35603326" wp14:textId="77777777">
            <w:pPr>
              <w:pStyle w:val="Compact"/>
            </w:pPr>
            <w:r>
              <w:t xml:space="preserve">When a user’s group membership or a group’s project grant is revoked, the change must take effect at the next authorization decision for the affected user, with a maximum observed propagation delay of 60 seconds across all deployed instances. (PO-confirmed, strategy §4.6.)</w:t>
            </w:r>
          </w:p>
        </w:tc>
      </w:tr>
      <w:tr xmlns:wp14="http://schemas.microsoft.com/office/word/2010/wordml" w:rsidTr="7043F667" w14:paraId="5B9B86C2" wp14:textId="77777777">
        <w:tc>
          <w:tcPr>
            <w:cnfStyle w:val="000010000000" w:firstRow="0" w:lastRow="0" w:firstColumn="0" w:lastColumn="0" w:oddVBand="1" w:evenVBand="0" w:oddHBand="0" w:evenHBand="0" w:firstRowFirstColumn="0" w:firstRowLastColumn="0" w:lastRowFirstColumn="0" w:lastRowLastColumn="0"/>
            <w:tcMar/>
          </w:tcPr>
          <w:p w14:paraId="77D7664C" wp14:textId="77777777">
            <w:pPr>
              <w:pStyle w:val="Compact"/>
            </w:pPr>
            <w:r>
              <w:rPr>
                <w:rStyle w:val="VerbatimChar"/>
              </w:rPr>
              <w:t xml:space="preserve">GROUP-NFR-02</w:t>
            </w:r>
          </w:p>
        </w:tc>
        <w:tc>
          <w:tcPr>
            <w:cnfStyle w:val="000001000000" w:firstRow="0" w:lastRow="0" w:firstColumn="0" w:lastColumn="0" w:oddVBand="0" w:evenVBand="1" w:oddHBand="0" w:evenHBand="0" w:firstRowFirstColumn="0" w:firstRowLastColumn="0" w:lastRowFirstColumn="0" w:lastRowLastColumn="0"/>
            <w:tcMar/>
          </w:tcPr>
          <w:p w14:paraId="061B22C7" wp14:textId="77777777">
            <w:pPr>
              <w:pStyle w:val="Compact"/>
            </w:pPr>
            <w:r>
              <w:t xml:space="preserve">Group names must be unique case-insensitively.</w:t>
            </w:r>
          </w:p>
        </w:tc>
      </w:tr>
      <w:tr w:rsidR="7043F667" w:rsidTr="7043F667" w14:paraId="6BCB10ED">
        <w:trPr>
          <w:trHeight w:val="300"/>
          <w:ins w:author="Sven Fillinger" w:date="2026-09-22T08:08:00.932Z" w16du:dateUtc="2026-09-22T08:08:00.932Z" w:id="867366569"/>
        </w:trPr>
        <w:tc>
          <w:tcPr>
            <w:cnfStyle w:val="000010000000" w:firstRow="0" w:lastRow="0" w:firstColumn="0" w:lastColumn="0" w:oddVBand="1" w:evenVBand="0" w:oddHBand="0" w:evenHBand="0" w:firstRowFirstColumn="0" w:firstRowLastColumn="0" w:lastRowFirstColumn="0" w:lastRowLastColumn="0"/>
            <w:tcW w:w="3960" w:type="dxa"/>
            <w:tcMar/>
          </w:tcPr>
          <w:p w:rsidR="7043F667" w:rsidP="7043F667" w:rsidRDefault="7043F667" w14:paraId="64EB73DB" w14:textId="70134158">
            <w:pPr>
              <w:pStyle w:val="Compact"/>
              <w:rPr>
                <w:rStyle w:val="VerbatimChar"/>
              </w:rPr>
              <w:pPrChange w:author="Sven Fillinger" w:date="2026-09-22T08:08:00.925Z">
                <w:pPr/>
              </w:pPrChange>
            </w:pPr>
          </w:p>
        </w:tc>
        <w:tc>
          <w:tcPr>
            <w:cnfStyle w:val="000001000000" w:firstRow="0" w:lastRow="0" w:firstColumn="0" w:lastColumn="0" w:oddVBand="0" w:evenVBand="1" w:oddHBand="0" w:evenHBand="0" w:firstRowFirstColumn="0" w:firstRowLastColumn="0" w:lastRowFirstColumn="0" w:lastRowLastColumn="0"/>
            <w:tcW w:w="3960" w:type="dxa"/>
            <w:tcMar/>
          </w:tcPr>
          <w:p w:rsidR="7043F667" w:rsidP="7043F667" w:rsidRDefault="7043F667" w14:paraId="44F7A125" w14:textId="0CED4DB5">
            <w:pPr>
              <w:pStyle w:val="Compact"/>
              <w:pPrChange w:author="Sven Fillinger" w:date="2026-09-22T08:08:00.93Z">
                <w:pPr/>
              </w:pPrChange>
            </w:pPr>
          </w:p>
        </w:tc>
      </w:tr>
      <w:tr xmlns:wp14="http://schemas.microsoft.com/office/word/2010/wordml" w:rsidTr="7043F667" w14:paraId="4B5110B4" wp14:textId="77777777">
        <w:tc>
          <w:tcPr>
            <w:cnfStyle w:val="000010000000" w:firstRow="0" w:lastRow="0" w:firstColumn="0" w:lastColumn="0" w:oddVBand="1" w:evenVBand="0" w:oddHBand="0" w:evenHBand="0" w:firstRowFirstColumn="0" w:firstRowLastColumn="0" w:lastRowFirstColumn="0" w:lastRowLastColumn="0"/>
            <w:tcMar/>
          </w:tcPr>
          <w:p w14:paraId="17156331" wp14:textId="77777777">
            <w:pPr>
              <w:pStyle w:val="Compact"/>
            </w:pPr>
            <w:r>
              <w:rPr>
                <w:rStyle w:val="VerbatimChar"/>
              </w:rPr>
              <w:t xml:space="preserve">GROUP-NFR-03</w:t>
            </w:r>
          </w:p>
        </w:tc>
        <w:tc>
          <w:tcPr>
            <w:cnfStyle w:val="000001000000" w:firstRow="0" w:lastRow="0" w:firstColumn="0" w:lastColumn="0" w:oddVBand="0" w:evenVBand="1" w:oddHBand="0" w:evenHBand="0" w:firstRowFirstColumn="0" w:firstRowLastColumn="0" w:lastRowFirstColumn="0" w:lastRowLastColumn="0"/>
            <w:tcMar/>
          </w:tcPr>
          <w:p w14:paraId="0C174F5B" wp14:textId="5D38EEB7">
            <w:pPr>
              <w:pStyle w:val="Compact"/>
              <w:rPr>
                <w:ins w:author="Sven Fillinger" w:date="2026-09-22T08:07:54.821Z" w16du:dateUtc="2026-09-22T08:07:54.821Z" w:id="1783979895"/>
              </w:rPr>
            </w:pPr>
            <w:r w:rsidR="7043F667">
              <w:rPr/>
              <w:t>Revoking/dissolving a group must not leave orphaned</w:t>
            </w:r>
            <w:r w:rsidR="7043F667">
              <w:rPr/>
              <w:t xml:space="preserve"> </w:t>
            </w:r>
            <w:r w:rsidRPr="7043F667" w:rsidR="7043F667">
              <w:rPr>
                <w:rStyle w:val="VerbatimChar"/>
              </w:rPr>
              <w:t>GROUP_&lt;id&gt;</w:t>
            </w:r>
            <w:r w:rsidR="7043F667">
              <w:rPr/>
              <w:t xml:space="preserve"> </w:t>
            </w:r>
            <w:r w:rsidR="7043F667">
              <w:rPr/>
              <w:t>ACE entries or membership rows.</w:t>
            </w:r>
          </w:p>
          <w:p w14:paraId="30C4F18A" wp14:textId="27470212">
            <w:pPr>
              <w:pStyle w:val="Compact"/>
            </w:pPr>
          </w:p>
        </w:tc>
      </w:tr>
      <w:tr w:rsidR="7043F667" w:rsidTr="7043F667" w14:paraId="281C9D1E">
        <w:trPr>
          <w:trHeight w:val="300"/>
        </w:trPr>
        <w:tc>
          <w:tcPr>
            <w:cnfStyle w:val="000010000000" w:firstRow="0" w:lastRow="0" w:firstColumn="0" w:lastColumn="0" w:oddVBand="1" w:evenVBand="0" w:oddHBand="0" w:evenHBand="0" w:firstRowFirstColumn="0" w:firstRowLastColumn="0" w:lastRowFirstColumn="0" w:lastRowLastColumn="0"/>
            <w:tcW w:w="3960" w:type="dxa"/>
            <w:tcMar/>
          </w:tcPr>
          <w:p w:rsidR="13DBB666" w:rsidP="7043F667" w:rsidRDefault="13DBB666" w14:paraId="1D47F9AE" w14:textId="29BEE9EF">
            <w:pPr>
              <w:pStyle w:val="Compact"/>
            </w:pPr>
            <w:r w:rsidRPr="7043F667" w:rsidR="13DBB666">
              <w:rPr>
                <w:rStyle w:val="VerbatimChar"/>
              </w:rPr>
              <w:t>GROUP-NFR-04</w:t>
            </w:r>
          </w:p>
        </w:tc>
        <w:tc>
          <w:tcPr>
            <w:cnfStyle w:val="000001000000" w:firstRow="0" w:lastRow="0" w:firstColumn="0" w:lastColumn="0" w:oddVBand="0" w:evenVBand="1" w:oddHBand="0" w:evenHBand="0" w:firstRowFirstColumn="0" w:firstRowLastColumn="0" w:lastRowFirstColumn="0" w:lastRowLastColumn="0"/>
            <w:tcW w:w="3960" w:type="dxa"/>
            <w:tcMar/>
          </w:tcPr>
          <w:p w:rsidR="13DBB666" w:rsidP="7043F667" w:rsidRDefault="13DBB666" w14:paraId="6C130165" w14:textId="53D61F87">
            <w:pPr>
              <w:pStyle w:val="Compact"/>
            </w:pPr>
            <w:r w:rsidR="13DBB666">
              <w:rPr/>
              <w:t xml:space="preserve">Group members must not be able to manage or </w:t>
            </w:r>
            <w:r w:rsidR="13DBB666">
              <w:rPr/>
              <w:t>delete</w:t>
            </w:r>
            <w:r w:rsidR="13DBB666">
              <w:rPr/>
              <w:t xml:space="preserve"> a user group</w:t>
            </w:r>
          </w:p>
          <w:p w:rsidR="7043F667" w:rsidP="7043F667" w:rsidRDefault="7043F667" w14:paraId="7553264D" w14:textId="7EAA3D25">
            <w:pPr>
              <w:pStyle w:val="Compact"/>
            </w:pPr>
          </w:p>
        </w:tc>
      </w:tr>
      <w:tr w:rsidR="7043F667" w:rsidTr="7043F667" w14:paraId="38CCBCB0">
        <w:trPr>
          <w:trHeight w:val="300"/>
        </w:trPr>
        <w:tc>
          <w:tcPr>
            <w:cnfStyle w:val="000010000000" w:firstRow="0" w:lastRow="0" w:firstColumn="0" w:lastColumn="0" w:oddVBand="1" w:evenVBand="0" w:oddHBand="0" w:evenHBand="0" w:firstRowFirstColumn="0" w:firstRowLastColumn="0" w:lastRowFirstColumn="0" w:lastRowLastColumn="0"/>
            <w:tcW w:w="3960" w:type="dxa"/>
            <w:tcMar/>
          </w:tcPr>
          <w:p w:rsidR="13DBB666" w:rsidP="7043F667" w:rsidRDefault="13DBB666" w14:paraId="1D439D82" w14:textId="3852BA0E">
            <w:pPr>
              <w:pStyle w:val="Compact"/>
            </w:pPr>
            <w:r w:rsidRPr="7043F667" w:rsidR="13DBB666">
              <w:rPr>
                <w:rStyle w:val="VerbatimChar"/>
              </w:rPr>
              <w:t>GROUP-NFR-05</w:t>
            </w:r>
          </w:p>
        </w:tc>
        <w:tc>
          <w:tcPr>
            <w:cnfStyle w:val="000001000000" w:firstRow="0" w:lastRow="0" w:firstColumn="0" w:lastColumn="0" w:oddVBand="0" w:evenVBand="1" w:oddHBand="0" w:evenHBand="0" w:firstRowFirstColumn="0" w:firstRowLastColumn="0" w:lastRowFirstColumn="0" w:lastRowLastColumn="0"/>
            <w:tcW w:w="3960" w:type="dxa"/>
            <w:tcMar/>
          </w:tcPr>
          <w:p w:rsidR="13DBB666" w:rsidP="7043F667" w:rsidRDefault="13DBB666" w14:paraId="5F132A61" w14:textId="72E6EE68">
            <w:pPr>
              <w:pStyle w:val="Compact"/>
            </w:pPr>
            <w:r w:rsidR="13DBB666">
              <w:rPr/>
              <w:t xml:space="preserve">Only the group owner can </w:t>
            </w:r>
            <w:r w:rsidR="13DBB666">
              <w:rPr/>
              <w:t>delete</w:t>
            </w:r>
            <w:r w:rsidR="13DBB666">
              <w:rPr/>
              <w:t xml:space="preserve"> a user group with a safe-gated procedure</w:t>
            </w:r>
          </w:p>
        </w:tc>
      </w:tr>
    </w:tbl>
    <w:p xmlns:wp14="http://schemas.microsoft.com/office/word/2010/wordml" w14:paraId="1299C43A" wp14:textId="77777777">
      <w:r>
        <w:pict w14:anchorId="5A130E27">
          <v:rect style="width:0;height:1.5pt" o:hr="t" o:hrstd="t" o:hralign="center"/>
        </w:pict>
      </w:r>
    </w:p>
    <w:bookmarkEnd w:id="32"/>
    <w:bookmarkEnd w:id="33"/>
    <w:bookmarkStart w:name="X8571b75de97fa2ba89e328ad7afa30f238c2f71" w:id="34"/>
    <w:p xmlns:wp14="http://schemas.microsoft.com/office/word/2010/wordml" w14:paraId="7ECC1385" wp14:textId="77777777">
      <w:pPr>
        <w:pStyle w:val="Heading2"/>
      </w:pPr>
      <w:bookmarkStart w:name="_Toc629787175" w:id="1527884529"/>
      <w:r w:rsidR="1CAE15AC">
        <w:rPr/>
        <w:t>Pending decisions / open items (do not create stories for these yet)</w:t>
      </w:r>
      <w:bookmarkEnd w:id="1527884529"/>
    </w:p>
    <w:p xmlns:wp14="http://schemas.microsoft.com/office/word/2010/wordml" w14:paraId="73CAE8CC" wp14:textId="77777777">
      <w:pPr>
        <w:pStyle w:val="Compact"/>
        <w:numPr>
          <w:ilvl w:val="0"/>
          <w:numId w:val="1017"/>
        </w:numPr>
      </w:pPr>
      <w:r>
        <w:t xml:space="preserve">Group size limits / group count limits per user (strategy §8).</w:t>
      </w:r>
    </w:p>
    <w:p xmlns:wp14="http://schemas.microsoft.com/office/word/2010/wordml" w14:paraId="155C77B6" wp14:textId="77777777">
      <w:pPr>
        <w:pStyle w:val="Compact"/>
        <w:numPr>
          <w:ilvl w:val="0"/>
          <w:numId w:val="1017"/>
        </w:numPr>
      </w:pPr>
      <w:r>
        <w:t xml:space="preserve">Manager demotion path (§8) — story 02 and 04 cover assignment; explicit demotion is deferred.</w:t>
      </w:r>
    </w:p>
    <w:p xmlns:wp14="http://schemas.microsoft.com/office/word/2010/wordml" w14:paraId="6077C076" wp14:textId="77777777">
      <w:pPr>
        <w:pStyle w:val="Compact"/>
        <w:numPr>
          <w:ilvl w:val="0"/>
          <w:numId w:val="1017"/>
        </w:numPr>
      </w:pPr>
      <w:r>
        <w:t xml:space="preserve">Whether org groups pre-seed with any project grants at rollout (§8).</w:t>
      </w:r>
    </w:p>
    <w:p xmlns:wp14="http://schemas.microsoft.com/office/word/2010/wordml" w14:paraId="2FF90649" wp14:textId="77777777">
      <w:pPr>
        <w:pStyle w:val="Compact"/>
        <w:numPr>
          <w:ilvl w:val="0"/>
          <w:numId w:val="1017"/>
        </w:numPr>
      </w:pPr>
      <w:r>
        <w:t xml:space="preserve">Audit-trail: strategy §3/§5.2 says</w:t>
      </w:r>
      <w:r>
        <w:t xml:space="preserve"> </w:t>
      </w:r>
      <w:r>
        <w:t xml:space="preserve">“audit events for every group operation”</w:t>
      </w:r>
      <w:r>
        <w:t xml:space="preserve"> </w:t>
      </w:r>
      <w:r>
        <w:t xml:space="preserve">— a dedicated</w:t>
      </w:r>
      <w:r>
        <w:t xml:space="preserve"> </w:t>
      </w:r>
      <w:r>
        <w:rPr>
          <w:rStyle w:val="VerbatimChar"/>
        </w:rPr>
        <w:t xml:space="preserve">FEAT-USER-GROUPS-15 — Audit Group Operations</w:t>
      </w:r>
      <w:r>
        <w:t xml:space="preserve"> </w:t>
      </w:r>
      <w:r>
        <w:t xml:space="preserve">story should be created if the PO wants explicit</w:t>
      </w:r>
      <w:r>
        <w:t xml:space="preserve"> </w:t>
      </w:r>
      <w:r>
        <w:t xml:space="preserve">user-visible audit coverage (not created here to avoid inventing scope).</w:t>
      </w:r>
    </w:p>
    <w:p xmlns:wp14="http://schemas.microsoft.com/office/word/2010/wordml" w14:paraId="4DDBEF00" wp14:textId="77777777">
      <w:r>
        <w:pict w14:anchorId="633E4BE4">
          <v:rect style="width:0;height:1.5pt" o:hr="t" o:hrstd="t" o:hralign="center"/>
        </w:pict>
      </w:r>
    </w:p>
    <w:p xmlns:wp14="http://schemas.microsoft.com/office/word/2010/wordml" w14:paraId="3A746A96" wp14:textId="77777777">
      <w:pPr>
        <w:pStyle w:val="FirstParagraph"/>
      </w:pPr>
      <w:r>
        <w:rPr>
          <w:i/>
          <w:iCs/>
        </w:rPr>
        <w:t xml:space="preserve">Last updated: 2026-09-21</w:t>
      </w:r>
    </w:p>
    <w:bookmarkEnd w:id="34"/>
    <w:bookmarkEnd w:id="35"/>
    <w:sectPr>
      <w:footnotePr>
        <w:numRestart w:val="eachSect"/>
      </w:footnotePr>
      <w:pgMar w:top="1440" w:right="1440" w:bottom="1440" w:left="1440"/>
      <w:pgSz w:w="12240" w:h="15840" w:orient="portrait"/>
      <w:cols w:num="1"/>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G" w:author="Steffen Greiner" w:date="2026-09-21T16:55:59" w:id="858290740">
    <w:p xmlns:w14="http://schemas.microsoft.com/office/word/2010/wordml" xmlns:w="http://schemas.openxmlformats.org/wordprocessingml/2006/main" w:rsidR="033BDFBC" w:rsidRDefault="2F6A31AA" w14:paraId="150E4E95" w14:textId="0328F5B1">
      <w:pPr>
        <w:pStyle w:val="CommentText"/>
      </w:pPr>
      <w:r>
        <w:rPr>
          <w:rStyle w:val="CommentReference"/>
        </w:rPr>
        <w:annotationRef/>
      </w:r>
      <w:r w:rsidRPr="7B75C6D0" w:rsidR="32F9230D">
        <w:t>Do we have a revocation NFR in our system currently?</w:t>
      </w:r>
    </w:p>
  </w:comment>
  <w:comment xmlns:w="http://schemas.openxmlformats.org/wordprocessingml/2006/main" w:initials="SG" w:author="Steffen Greiner" w:date="2026-09-21T16:57:00" w:id="1237322483">
    <w:p xmlns:w14="http://schemas.microsoft.com/office/word/2010/wordml" xmlns:w="http://schemas.openxmlformats.org/wordprocessingml/2006/main" w:rsidR="6FF74C18" w:rsidRDefault="07EB1FDD" w14:paraId="78962B41" w14:textId="1B29AF6D">
      <w:pPr>
        <w:pStyle w:val="CommentText"/>
      </w:pPr>
      <w:r>
        <w:rPr>
          <w:rStyle w:val="CommentReference"/>
        </w:rPr>
        <w:annotationRef/>
      </w:r>
      <w:r w:rsidRPr="6E08F161" w:rsidR="35E1A876">
        <w:t xml:space="preserve">This could lead to a lot of email spam if a user is removed from an org group. Is this really intended? </w:t>
      </w:r>
    </w:p>
    <w:p xmlns:w14="http://schemas.microsoft.com/office/word/2010/wordml" xmlns:w="http://schemas.openxmlformats.org/wordprocessingml/2006/main" w:rsidR="2A341065" w:rsidRDefault="7C9FC3B0" w14:paraId="2074B67B" w14:textId="46345782">
      <w:pPr>
        <w:pStyle w:val="CommentText"/>
      </w:pPr>
      <w:r w:rsidRPr="26E7B240" w:rsidR="42B93F22">
        <w:t>Let's say we have the QBiC NGS group and a hiwi is removed from it, why should all project owners be informed about changes in the internal QBiC group representation? Project Owners cannot interact with organisational groups in any way, so i don't think this is helpful</w:t>
      </w:r>
    </w:p>
  </w:comment>
  <w:comment xmlns:w="http://schemas.openxmlformats.org/wordprocessingml/2006/main" w:initials="SG" w:author="Steffen Greiner" w:date="2026-09-21T16:59:09" w:id="1589053448">
    <w:p xmlns:w14="http://schemas.microsoft.com/office/word/2010/wordml" xmlns:w="http://schemas.openxmlformats.org/wordprocessingml/2006/main" w:rsidR="3A8746A2" w:rsidRDefault="16E8735F" w14:paraId="595DFD18" w14:textId="5356492E">
      <w:pPr>
        <w:pStyle w:val="CommentText"/>
      </w:pPr>
      <w:r>
        <w:rPr>
          <w:rStyle w:val="CommentReference"/>
        </w:rPr>
        <w:annotationRef/>
      </w:r>
      <w:r w:rsidRPr="04CCE0F9" w:rsidR="174C1867">
        <w:t>This basically only happens when the last user leaves? Why not specifiy it then: "If the last user leaves the empty ad-hoc group is dissolved"</w:t>
      </w:r>
    </w:p>
  </w:comment>
  <w:comment xmlns:w="http://schemas.openxmlformats.org/wordprocessingml/2006/main" w:initials="SG" w:author="Steffen Greiner" w:date="2026-09-21T17:00:25" w:id="826231928">
    <w:p xmlns:w14="http://schemas.microsoft.com/office/word/2010/wordml" xmlns:w="http://schemas.openxmlformats.org/wordprocessingml/2006/main" w:rsidR="1E5DD079" w:rsidRDefault="2FEBB042" w14:paraId="38F32156" w14:textId="4DA57DD2">
      <w:pPr>
        <w:pStyle w:val="CommentText"/>
      </w:pPr>
      <w:r>
        <w:rPr>
          <w:rStyle w:val="CommentReference"/>
        </w:rPr>
        <w:annotationRef/>
      </w:r>
      <w:r w:rsidRPr="41045E7E" w:rsidR="30E1C640">
        <w:t>What does deduplicated mean?</w:t>
      </w:r>
    </w:p>
  </w:comment>
  <w:comment xmlns:w="http://schemas.openxmlformats.org/wordprocessingml/2006/main" w:initials="SG" w:author="Steffen Greiner" w:date="2026-09-21T17:05:15" w:id="602977209">
    <w:p xmlns:w14="http://schemas.microsoft.com/office/word/2010/wordml" xmlns:w="http://schemas.openxmlformats.org/wordprocessingml/2006/main" w:rsidR="3AA5B028" w:rsidRDefault="60F46880" w14:paraId="3D0B09FC" w14:textId="19716931">
      <w:pPr>
        <w:pStyle w:val="CommentText"/>
      </w:pPr>
      <w:r>
        <w:rPr>
          <w:rStyle w:val="CommentReference"/>
        </w:rPr>
        <w:annotationRef/>
      </w:r>
      <w:r w:rsidRPr="3DA60DB1" w:rsidR="7E4DB5AC">
        <w:t xml:space="preserve">And the user is informed why the operation is denied :) </w:t>
      </w:r>
    </w:p>
  </w:comment>
  <w:comment xmlns:w="http://schemas.openxmlformats.org/wordprocessingml/2006/main" w:initials="SG" w:author="Steffen Greiner" w:date="2026-09-21T17:07:04" w:id="1002662356">
    <w:p xmlns:w14="http://schemas.microsoft.com/office/word/2010/wordml" xmlns:w="http://schemas.openxmlformats.org/wordprocessingml/2006/main" w:rsidR="0DAC669D" w:rsidRDefault="580FF504" w14:paraId="5D6A9BD7" w14:textId="77E2AF68">
      <w:pPr>
        <w:pStyle w:val="CommentText"/>
      </w:pPr>
      <w:r>
        <w:rPr>
          <w:rStyle w:val="CommentReference"/>
        </w:rPr>
        <w:annotationRef/>
      </w:r>
      <w:r w:rsidRPr="524748EC" w:rsidR="39A88417">
        <w:t xml:space="preserve">Question: Why is the maxima selected? If i specify that a user only has a specific access to a project, then that should supercede the user group privileges no? </w:t>
      </w:r>
    </w:p>
    <w:p xmlns:w14="http://schemas.microsoft.com/office/word/2010/wordml" xmlns:w="http://schemas.openxmlformats.org/wordprocessingml/2006/main" w:rsidR="7E68F230" w:rsidRDefault="77376EFB" w14:paraId="324E8EB0" w14:textId="0B3E5D05">
      <w:pPr>
        <w:pStyle w:val="CommentText"/>
      </w:pPr>
      <w:r w:rsidRPr="1D0289B1" w:rsidR="77FC197B">
        <w:t xml:space="preserve">I specifically targeted the user in question. </w:t>
      </w:r>
    </w:p>
    <w:p xmlns:w14="http://schemas.microsoft.com/office/word/2010/wordml" xmlns:w="http://schemas.openxmlformats.org/wordprocessingml/2006/main" w:rsidR="0A95F865" w:rsidRDefault="797C4C31" w14:paraId="52E5BFD2" w14:textId="59B2C066">
      <w:pPr>
        <w:pStyle w:val="CommentText"/>
      </w:pPr>
      <w:r w:rsidRPr="64EC33FF" w:rsidR="5E148E21">
        <w:t>Choosing the maxima would not allow me to specify individual user distinctions of users in a user group within the project</w:t>
      </w:r>
    </w:p>
  </w:comment>
  <w:comment xmlns:w="http://schemas.openxmlformats.org/wordprocessingml/2006/main" w:initials="SG" w:author="Steffen Greiner" w:date="2026-09-21T17:07:51" w:id="985129296">
    <w:p xmlns:w14="http://schemas.microsoft.com/office/word/2010/wordml" xmlns:w="http://schemas.openxmlformats.org/wordprocessingml/2006/main" w:rsidR="6CE393CB" w:rsidRDefault="1DC40C3F" w14:paraId="6D34B685" w14:textId="703E8DFB">
      <w:pPr>
        <w:pStyle w:val="CommentText"/>
      </w:pPr>
      <w:r>
        <w:rPr>
          <w:rStyle w:val="CommentReference"/>
        </w:rPr>
        <w:annotationRef/>
      </w:r>
      <w:r w:rsidRPr="316C4C05" w:rsidR="230E48A6">
        <w:t>Question: Why is the maxima selected? If i specify that a user only has a specific access to a project, then that should supercede the user group privileges no?</w:t>
      </w:r>
    </w:p>
    <w:p xmlns:w14="http://schemas.microsoft.com/office/word/2010/wordml" xmlns:w="http://schemas.openxmlformats.org/wordprocessingml/2006/main" w:rsidR="5839FA2B" w:rsidRDefault="4E88F904" w14:paraId="6D3538CF" w14:textId="13B51E97">
      <w:pPr>
        <w:pStyle w:val="CommentText"/>
      </w:pPr>
      <w:r w:rsidRPr="7DC79E36" w:rsidR="06B57030">
        <w:t>I specifically targeted the user in question.</w:t>
      </w:r>
    </w:p>
    <w:p xmlns:w14="http://schemas.microsoft.com/office/word/2010/wordml" xmlns:w="http://schemas.openxmlformats.org/wordprocessingml/2006/main" w:rsidR="22C59020" w:rsidRDefault="0C5FCC69" w14:paraId="2384BE16" w14:textId="4B00F027">
      <w:pPr>
        <w:pStyle w:val="CommentText"/>
      </w:pPr>
      <w:r w:rsidRPr="5EB5EA16" w:rsidR="03E4293D">
        <w:t>Choosing the maxima would not allow me to specify individual user distinctions of users in a user group within the project</w:t>
      </w:r>
    </w:p>
  </w:comment>
  <w:comment xmlns:w="http://schemas.openxmlformats.org/wordprocessingml/2006/main" w:initials="SG" w:author="Steffen Greiner" w:date="2026-09-21T17:11:35" w:id="1438935">
    <w:p xmlns:w14="http://schemas.microsoft.com/office/word/2010/wordml" xmlns:w="http://schemas.openxmlformats.org/wordprocessingml/2006/main" w:rsidR="728C6F0A" w:rsidRDefault="5A8816BF" w14:paraId="2366BFC9" w14:textId="78AE2559">
      <w:pPr>
        <w:pStyle w:val="CommentText"/>
      </w:pPr>
      <w:r>
        <w:rPr>
          <w:rStyle w:val="CommentReference"/>
        </w:rPr>
        <w:annotationRef/>
      </w:r>
      <w:r w:rsidRPr="7B16B733" w:rsidR="7BF5D6E6">
        <w:t xml:space="preserve">Should this also include organizational groups? If so, then this would exclude the purpose of organizational groups no? </w:t>
      </w:r>
    </w:p>
  </w:comment>
  <w:comment xmlns:w="http://schemas.openxmlformats.org/wordprocessingml/2006/main" w:initials="SG" w:author="Steffen Greiner" w:date="2026-09-21T17:15:12" w:id="1923226313">
    <w:p xmlns:w14="http://schemas.microsoft.com/office/word/2010/wordml" xmlns:w="http://schemas.openxmlformats.org/wordprocessingml/2006/main" w:rsidR="36B80A67" w:rsidRDefault="5B1D3FDE" w14:paraId="6E1B21C1" w14:textId="08F3B06E">
      <w:pPr>
        <w:pStyle w:val="CommentText"/>
      </w:pPr>
      <w:r>
        <w:rPr>
          <w:rStyle w:val="CommentReference"/>
        </w:rPr>
        <w:annotationRef/>
      </w:r>
      <w:r w:rsidRPr="17BDB4EB" w:rsidR="07D2ECBF">
        <w:t xml:space="preserve">I think this will be quity tricky to to understand for users. Is there a distinct panel for organizational groups and ad-hoc group seperately? </w:t>
      </w:r>
    </w:p>
  </w:comment>
  <w:comment xmlns:w="http://schemas.openxmlformats.org/wordprocessingml/2006/main" w:initials="SG" w:author="Steffen Greiner" w:date="2026-09-21T17:16:28" w:id="1734002390">
    <w:p xmlns:w14="http://schemas.microsoft.com/office/word/2010/wordml" xmlns:w="http://schemas.openxmlformats.org/wordprocessingml/2006/main" w:rsidR="0926AB40" w:rsidRDefault="1323BCCB" w14:paraId="32BBC6D2" w14:textId="100EB494">
      <w:pPr>
        <w:pStyle w:val="CommentText"/>
      </w:pPr>
      <w:r>
        <w:rPr>
          <w:rStyle w:val="CommentReference"/>
        </w:rPr>
        <w:annotationRef/>
      </w:r>
      <w:r w:rsidRPr="0DA80EA0" w:rsidR="7049CDA2">
        <w:t>Why? Shouldn't the hosting platform be able to delete groups?</w:t>
      </w:r>
    </w:p>
    <w:p xmlns:w14="http://schemas.microsoft.com/office/word/2010/wordml" xmlns:w="http://schemas.openxmlformats.org/wordprocessingml/2006/main" w:rsidR="2FAFE7D2" w:rsidRDefault="7B182929" w14:paraId="3B035F35" w14:textId="3FA6ED56">
      <w:pPr>
        <w:pStyle w:val="CommentText"/>
      </w:pPr>
      <w:r w:rsidRPr="28033466" w:rsidR="2F826221">
        <w:t>What if a member is not reachable anymore so the ad-hoc group cannot be dissolved?</w:t>
      </w:r>
    </w:p>
    <w:p xmlns:w14="http://schemas.microsoft.com/office/word/2010/wordml" xmlns:w="http://schemas.openxmlformats.org/wordprocessingml/2006/main" w:rsidR="58E6DE2C" w:rsidRDefault="45B9A61D" w14:paraId="6118BD86" w14:textId="00B6201D">
      <w:pPr>
        <w:pStyle w:val="CommentText"/>
      </w:pPr>
      <w:r w:rsidRPr="19E91461" w:rsidR="6F1185D6">
        <w:t xml:space="preserve">What if someone creates ad-hoc groups with blacklisted names? </w:t>
      </w:r>
    </w:p>
  </w:comment>
  <w:comment xmlns:w="http://schemas.openxmlformats.org/wordprocessingml/2006/main" w:initials="SG" w:author="Steffen Greiner" w:date="2026-09-21T17:19:20" w:id="167012678">
    <w:p xmlns:w14="http://schemas.microsoft.com/office/word/2010/wordml" xmlns:w="http://schemas.openxmlformats.org/wordprocessingml/2006/main" w:rsidR="037B840F" w:rsidRDefault="04D786BD" w14:paraId="60F408C2" w14:textId="5DB5E4E2">
      <w:pPr>
        <w:pStyle w:val="CommentText"/>
      </w:pPr>
      <w:r>
        <w:rPr>
          <w:rStyle w:val="CommentReference"/>
        </w:rPr>
        <w:annotationRef/>
      </w:r>
      <w:r w:rsidRPr="714F2E4C" w:rsidR="33765E6D">
        <w:t>As mentioned, i think we need to discuss this shortly</w:t>
      </w:r>
    </w:p>
  </w:comment>
  <w:comment xmlns:w="http://schemas.openxmlformats.org/wordprocessingml/2006/main" w:initials="SF" w:author="Sven Fillinger" w:date="2026-09-22T08:38:59" w:id="950552706">
    <w:p xmlns:w14="http://schemas.microsoft.com/office/word/2010/wordml" xmlns:w="http://schemas.openxmlformats.org/wordprocessingml/2006/main" w:rsidR="417C0274" w:rsidRDefault="33577553" w14:paraId="3E46602E" w14:textId="65D38658">
      <w:pPr>
        <w:pStyle w:val="CommentText"/>
      </w:pPr>
      <w:r>
        <w:rPr>
          <w:rStyle w:val="CommentReference"/>
        </w:rPr>
        <w:annotationRef/>
      </w:r>
      <w:r w:rsidRPr="48AA9432" w:rsidR="02EEDB22">
        <w:t>it will be reflected by the ACL cache retention time</w:t>
      </w:r>
    </w:p>
  </w:comment>
  <w:comment xmlns:w="http://schemas.openxmlformats.org/wordprocessingml/2006/main" w:initials="SF" w:author="Sven Fillinger" w:date="2026-09-22T08:39:18" w:id="657294506">
    <w:p xmlns:w14="http://schemas.microsoft.com/office/word/2010/wordml" xmlns:w="http://schemas.openxmlformats.org/wordprocessingml/2006/main" w:rsidR="34728085" w:rsidRDefault="3689E9C1" w14:paraId="468F7387" w14:textId="23FCB580">
      <w:pPr>
        <w:pStyle w:val="CommentText"/>
      </w:pPr>
      <w:r>
        <w:rPr>
          <w:rStyle w:val="CommentReference"/>
        </w:rPr>
        <w:annotationRef/>
      </w:r>
      <w:r w:rsidRPr="5346669C" w:rsidR="68DC4470">
        <w:t>needs to go into an ADR</w:t>
      </w:r>
    </w:p>
    <w:p xmlns:w14="http://schemas.microsoft.com/office/word/2010/wordml" xmlns:w="http://schemas.openxmlformats.org/wordprocessingml/2006/main" w:rsidR="4BFF0883" w:rsidRDefault="08ECDA3E" w14:paraId="460D328D" w14:textId="253FD094">
      <w:pPr>
        <w:pStyle w:val="CommentText"/>
      </w:pPr>
    </w:p>
  </w:comment>
  <w:comment xmlns:w="http://schemas.openxmlformats.org/wordprocessingml/2006/main" w:initials="SF" w:author="Sven Fillinger" w:date="2026-09-22T08:38:07" w:id="1384229391">
    <w:p xmlns:w14="http://schemas.microsoft.com/office/word/2010/wordml" xmlns:w="http://schemas.openxmlformats.org/wordprocessingml/2006/main" w:rsidR="618BD233" w:rsidRDefault="7AE975C9" w14:paraId="69887A90" w14:textId="40C3ABA9">
      <w:pPr>
        <w:pStyle w:val="CommentText"/>
      </w:pPr>
      <w:r>
        <w:rPr>
          <w:rStyle w:val="CommentReference"/>
        </w:rPr>
        <w:annotationRef/>
      </w:r>
      <w:r w:rsidRPr="1D945DD7" w:rsidR="6A8BF05D">
        <w:t>I agree, i will remove it</w:t>
      </w:r>
    </w:p>
  </w:comment>
  <w:comment xmlns:w="http://schemas.openxmlformats.org/wordprocessingml/2006/main" w:initials="SF" w:author="Sven Fillinger" w:date="2026-09-22T08:42:03" w:id="460046332">
    <w:p xmlns:w14="http://schemas.microsoft.com/office/word/2010/wordml" xmlns:w="http://schemas.openxmlformats.org/wordprocessingml/2006/main" w:rsidR="01E73231" w:rsidRDefault="3F1F63F4" w14:paraId="5B01C374" w14:textId="4D12BABD">
      <w:pPr>
        <w:pStyle w:val="CommentText"/>
      </w:pPr>
      <w:r>
        <w:rPr>
          <w:rStyle w:val="CommentReference"/>
        </w:rPr>
        <w:annotationRef/>
      </w:r>
      <w:r w:rsidRPr="45F1F8BD" w:rsidR="3642E532">
        <w:t>We have two choices: either we offer the auto-dissolve, which might have the higher risk of accidental group dissolvement, or the last member in a group must always be the owner. Only the owner can dissolve user groups by following a safe-garded explicit delete workflow. I tend to the second option. What do you think?</w:t>
      </w:r>
    </w:p>
  </w:comment>
  <w:comment xmlns:w="http://schemas.openxmlformats.org/wordprocessingml/2006/main" w:initials="SF" w:author="Sven Fillinger" w:date="2026-09-22T09:06:18" w:id="638109088">
    <w:p xmlns:w14="http://schemas.microsoft.com/office/word/2010/wordml" xmlns:w="http://schemas.openxmlformats.org/wordprocessingml/2006/main" w:rsidR="08D96FEA" w:rsidRDefault="136055A1" w14:paraId="114206C5" w14:textId="4539BB8A">
      <w:pPr>
        <w:pStyle w:val="CommentText"/>
      </w:pPr>
      <w:r>
        <w:rPr>
          <w:rStyle w:val="CommentReference"/>
        </w:rPr>
        <w:annotationRef/>
      </w:r>
      <w:r w:rsidRPr="3DF94A8A" w:rsidR="0B288200">
        <w:t>zusammenfassung der Projekte mit Zugriff, nachdem man einer Gruppe hinzugrfügt wird</w:t>
      </w:r>
    </w:p>
  </w:comment>
  <w:comment xmlns:w="http://schemas.openxmlformats.org/wordprocessingml/2006/main" w:initials="SF" w:author="Sven Fillinger" w:date="2026-09-22T09:13:48" w:id="1564068740">
    <w:p xmlns:w14="http://schemas.microsoft.com/office/word/2010/wordml" xmlns:w="http://schemas.openxmlformats.org/wordprocessingml/2006/main" w:rsidR="711C2BD5" w:rsidRDefault="35096FEE" w14:paraId="1608C21E" w14:textId="2895CD2B">
      <w:pPr>
        <w:pStyle w:val="CommentText"/>
      </w:pPr>
      <w:r>
        <w:rPr>
          <w:rStyle w:val="CommentReference"/>
        </w:rPr>
        <w:annotationRef/>
      </w:r>
      <w:r w:rsidRPr="7B13589D" w:rsidR="69866ACC">
        <w:t xml:space="preserve">Diese User Story macht für mich keinen Sinn. Wer soll berechtigt sein, Zugang zum Projekt an Gruppen zu geben? Nur der Project Owner (==PROJECT ADMIN)? </w:t>
      </w:r>
    </w:p>
  </w:comment>
  <w:comment xmlns:w="http://schemas.openxmlformats.org/wordprocessingml/2006/main" w:initials="SF" w:author="Sven Fillinger" w:date="2026-09-22T09:14:36" w:id="1499006000">
    <w:p xmlns:w14="http://schemas.microsoft.com/office/word/2010/wordml" xmlns:w="http://schemas.openxmlformats.org/wordprocessingml/2006/main" w:rsidR="79B39178" w:rsidRDefault="305F4C05" w14:paraId="2947357D" w14:textId="4C098E02">
      <w:pPr>
        <w:pStyle w:val="CommentText"/>
      </w:pPr>
      <w:r>
        <w:rPr>
          <w:rStyle w:val="CommentReference"/>
        </w:rPr>
        <w:annotationRef/>
      </w:r>
      <w:r w:rsidRPr="28ED32CD" w:rsidR="4307A827">
        <w:t>Dann hat Morgana recht: dann soll es aber auch möglich sein, die OWNER Rolle vom Projekt abzugeben. Sonst kommen die PMs nie von der Verantwortung runter...</w:t>
      </w:r>
    </w:p>
  </w:comment>
  <w:comment xmlns:w="http://schemas.openxmlformats.org/wordprocessingml/2006/main" w:initials="SF" w:author="Sven Fillinger" w:date="2026-09-22T09:15:37" w:id="1737191658">
    <w:p xmlns:w14="http://schemas.microsoft.com/office/word/2010/wordml" xmlns:w="http://schemas.openxmlformats.org/wordprocessingml/2006/main" w:rsidR="73C69584" w:rsidRDefault="7510294E" w14:paraId="224AD7CC" w14:textId="384D95EE">
      <w:pPr>
        <w:pStyle w:val="CommentText"/>
      </w:pPr>
      <w:r>
        <w:rPr>
          <w:rStyle w:val="CommentReference"/>
        </w:rPr>
        <w:annotationRef/>
      </w:r>
      <w:r w:rsidRPr="3EED3328" w:rsidR="0C68E8DF">
        <w:t>das MAX aller Privilegien ist der Alghorithmus der Entscheidung. Das ist schon korrekt, die höchste Priviledge gewinnt.</w:t>
      </w:r>
    </w:p>
    <w:p xmlns:w14="http://schemas.microsoft.com/office/word/2010/wordml" xmlns:w="http://schemas.openxmlformats.org/wordprocessingml/2006/main" w:rsidR="41CC22E8" w:rsidRDefault="4EA0E281" w14:paraId="292148F0" w14:textId="32EC5EDB">
      <w:pPr>
        <w:pStyle w:val="CommentText"/>
      </w:pPr>
    </w:p>
  </w:comment>
  <w:comment xmlns:w="http://schemas.openxmlformats.org/wordprocessingml/2006/main" w:initials="SF" w:author="Sven Fillinger" w:date="2026-09-22T09:11:10" w:id="1672330528">
    <w:p xmlns:w14="http://schemas.microsoft.com/office/word/2010/wordml" xmlns:w="http://schemas.openxmlformats.org/wordprocessingml/2006/main" w:rsidR="5977D69D" w:rsidRDefault="0EC57A49" w14:paraId="0500CCD2" w14:textId="26410D5B">
      <w:pPr>
        <w:pStyle w:val="CommentText"/>
      </w:pPr>
      <w:r>
        <w:rPr>
          <w:rStyle w:val="CommentReference"/>
        </w:rPr>
        <w:annotationRef/>
      </w:r>
      <w:r w:rsidRPr="1032ECED" w:rsidR="23C42062">
        <w:t>Na die höchste Priviledge gewinnt. Wenn der Nutzer direkt hinzugefügt wurde mit WRITE scope, und in einer Gruppe ist, die mit READ auf das Projekt gesetzte wird, schlägt WRITE &gt; READ für diesen user</w:t>
      </w:r>
    </w:p>
  </w:comment>
  <w:comment xmlns:w="http://schemas.openxmlformats.org/wordprocessingml/2006/main" w:initials="SF" w:author="Sven Fillinger" w:date="2026-09-22T10:36:22" w:id="1520844315">
    <w:p xmlns:w14="http://schemas.microsoft.com/office/word/2010/wordml" xmlns:w="http://schemas.openxmlformats.org/wordprocessingml/2006/main" w:rsidR="5137B3C5" w:rsidRDefault="516C25BE" w14:paraId="2F46E13E" w14:textId="1E75594D">
      <w:pPr>
        <w:pStyle w:val="CommentText"/>
      </w:pPr>
      <w:r>
        <w:rPr>
          <w:rStyle w:val="CommentReference"/>
        </w:rPr>
        <w:annotationRef/>
      </w:r>
      <w:r w:rsidRPr="5332B8F4" w:rsidR="29A517F2">
        <w:t>Needs to be tackeled on the UI level, not a user story concern</w:t>
      </w:r>
    </w:p>
  </w:comment>
</w:comments>
</file>

<file path=word/commentsExtended.xml><?xml version="1.0" encoding="utf-8"?>
<w15:commentsEx xmlns:mc="http://schemas.openxmlformats.org/markup-compatibility/2006" xmlns:w15="http://schemas.microsoft.com/office/word/2012/wordml" mc:Ignorable="w15">
  <w15:commentEx w15:done="0" w15:paraId="150E4E95"/>
  <w15:commentEx w15:done="1" w15:paraId="2074B67B"/>
  <w15:commentEx w15:done="1" w15:paraId="595DFD18"/>
  <w15:commentEx w15:done="1" w15:paraId="5B01C374" w15:paraIdParent="595DFD18"/>
  <w15:commentEx w15:done="1" w15:paraId="38F32156"/>
  <w15:commentEx w15:done="1" w15:paraId="69887A90" w15:paraIdParent="2074B67B"/>
  <w15:commentEx w15:done="0" w15:paraId="460D328D" w15:paraIdParent="150E4E95"/>
  <w15:commentEx w15:done="0" w15:paraId="3E46602E" w15:paraIdParent="150E4E95"/>
  <w15:commentEx w15:done="1" w15:paraId="3D0B09FC"/>
  <w15:commentEx w15:done="1" w15:paraId="52E5BFD2"/>
  <w15:commentEx w15:done="1" w15:paraId="2384BE16"/>
  <w15:commentEx w15:done="1" w15:paraId="2366BFC9"/>
  <w15:commentEx w15:done="1" w15:paraId="6E1B21C1"/>
  <w15:commentEx w15:done="1" w15:paraId="6118BD86"/>
  <w15:commentEx w15:done="1" w15:paraId="60F408C2"/>
  <w15:commentEx w15:done="1" w15:paraId="114206C5" w15:paraIdParent="38F32156"/>
  <w15:commentEx w15:done="1" w15:paraId="1608C21E" w15:paraIdParent="3D0B09FC"/>
  <w15:commentEx w15:done="1" w15:paraId="2947357D" w15:paraIdParent="3D0B09FC"/>
  <w15:commentEx w15:done="1" w15:paraId="292148F0" w15:paraIdParent="52E5BFD2"/>
  <w15:commentEx w15:done="1" w15:paraId="0500CCD2" w15:paraIdParent="2384BE16"/>
  <w15:commentEx w15:done="1" w15:paraId="2F46E13E" w15:paraIdParent="6E1B21C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503F850" w16cex:dateUtc="2026-09-21T14:55:59.807Z"/>
  <w16cex:commentExtensible w16cex:durableId="0105242D" w16cex:dateUtc="2026-09-21T14:57:00.064Z"/>
  <w16cex:commentExtensible w16cex:durableId="4300B197" w16cex:dateUtc="2026-09-21T14:59:09.246Z"/>
  <w16cex:commentExtensible w16cex:durableId="14940F57" w16cex:dateUtc="2026-09-22T06:42:03.843Z"/>
  <w16cex:commentExtensible w16cex:durableId="6F1E39F1" w16cex:dateUtc="2026-09-21T15:00:25.987Z">
    <w16cex:extLst>
      <w16:ext w16:uri="{CE6994B0-6A32-4C9F-8C6B-6E91EDA988CE}">
        <cr:reactions xmlns:cr="http://schemas.microsoft.com/office/comments/2020/reactions">
          <cr:reaction reactionType="1">
            <cr:reactionInfo dateUtc="2026-09-22T08:05:32.458Z">
              <cr:user userId="S::knisg01@cloud.uni-tuebingen.de::64c2010d-9daa-4832-a019-26e0c261c2cd" userProvider="AD" userName="Steffen Greiner"/>
            </cr:reactionInfo>
          </cr:reaction>
        </cr:reactions>
      </w16:ext>
    </w16cex:extLst>
  </w16cex:commentExtensible>
  <w16cex:commentExtensible w16cex:durableId="0D5041EB" w16cex:dateUtc="2026-09-22T06:38:07.752Z"/>
  <w16cex:commentExtensible w16cex:durableId="5A30E015" w16cex:dateUtc="2026-09-22T06:39:18.384Z"/>
  <w16cex:commentExtensible w16cex:durableId="0CBE8B9A" w16cex:dateUtc="2026-09-22T06:38:59.662Z"/>
  <w16cex:commentExtensible w16cex:durableId="01190F37" w16cex:dateUtc="2026-09-21T15:05:15.051Z"/>
  <w16cex:commentExtensible w16cex:durableId="7247C416" w16cex:dateUtc="2026-09-21T15:07:04.216Z"/>
  <w16cex:commentExtensible w16cex:durableId="1A4001E8" w16cex:dateUtc="2026-09-21T15:07:51.846Z"/>
  <w16cex:commentExtensible w16cex:durableId="7C3D5FC0" w16cex:dateUtc="2026-09-21T15:11:35.418Z"/>
  <w16cex:commentExtensible w16cex:durableId="74268BE1" w16cex:dateUtc="2026-09-21T15:15:12.158Z"/>
  <w16cex:commentExtensible w16cex:durableId="2946CB38" w16cex:dateUtc="2026-09-21T15:16:28.761Z"/>
  <w16cex:commentExtensible w16cex:durableId="2A5C33D3" w16cex:dateUtc="2026-09-21T15:19:20.993Z"/>
  <w16cex:commentExtensible w16cex:durableId="058A64E1" w16cex:dateUtc="2026-09-22T07:06:18.457Z"/>
  <w16cex:commentExtensible w16cex:durableId="6C45DB24" w16cex:dateUtc="2026-09-22T07:13:48.573Z"/>
  <w16cex:commentExtensible w16cex:durableId="733C3C7C" w16cex:dateUtc="2026-09-22T07:14:36.846Z"/>
  <w16cex:commentExtensible w16cex:durableId="43085FF6" w16cex:dateUtc="2026-09-22T07:15:37.783Z"/>
  <w16cex:commentExtensible w16cex:durableId="60604AFD" w16cex:dateUtc="2026-09-22T07:11:10.011Z"/>
  <w16cex:commentExtensible w16cex:durableId="3CDB75DE" w16cex:dateUtc="2026-09-22T08:36:22.567Z"/>
</w16cex:commentsExtensible>
</file>

<file path=word/commentsIds.xml><?xml version="1.0" encoding="utf-8"?>
<w16cid:commentsIds xmlns:mc="http://schemas.openxmlformats.org/markup-compatibility/2006" xmlns:w16cid="http://schemas.microsoft.com/office/word/2016/wordml/cid" mc:Ignorable="w16cid">
  <w16cid:commentId w16cid:paraId="150E4E95" w16cid:durableId="4503F850"/>
  <w16cid:commentId w16cid:paraId="2074B67B" w16cid:durableId="0105242D"/>
  <w16cid:commentId w16cid:paraId="595DFD18" w16cid:durableId="4300B197"/>
  <w16cid:commentId w16cid:paraId="38F32156" w16cid:durableId="6F1E39F1"/>
  <w16cid:commentId w16cid:paraId="3D0B09FC" w16cid:durableId="01190F37"/>
  <w16cid:commentId w16cid:paraId="52E5BFD2" w16cid:durableId="7247C416"/>
  <w16cid:commentId w16cid:paraId="2384BE16" w16cid:durableId="1A4001E8"/>
  <w16cid:commentId w16cid:paraId="2366BFC9" w16cid:durableId="7C3D5FC0"/>
  <w16cid:commentId w16cid:paraId="6E1B21C1" w16cid:durableId="74268BE1"/>
  <w16cid:commentId w16cid:paraId="6118BD86" w16cid:durableId="2946CB38"/>
  <w16cid:commentId w16cid:paraId="60F408C2" w16cid:durableId="2A5C33D3"/>
  <w16cid:commentId w16cid:paraId="3E46602E" w16cid:durableId="0CBE8B9A"/>
  <w16cid:commentId w16cid:paraId="460D328D" w16cid:durableId="5A30E015"/>
  <w16cid:commentId w16cid:paraId="69887A90" w16cid:durableId="0D5041EB"/>
  <w16cid:commentId w16cid:paraId="5B01C374" w16cid:durableId="14940F57"/>
  <w16cid:commentId w16cid:paraId="114206C5" w16cid:durableId="058A64E1"/>
  <w16cid:commentId w16cid:paraId="1608C21E" w16cid:durableId="6C45DB24"/>
  <w16cid:commentId w16cid:paraId="2947357D" w16cid:durableId="733C3C7C"/>
  <w16cid:commentId w16cid:paraId="292148F0" w16cid:durableId="43085FF6"/>
  <w16cid:commentId w16cid:paraId="0500CCD2" w16cid:durableId="60604AFD"/>
  <w16cid:commentId w16cid:paraId="2F46E13E" w16cid:durableId="3CDB75DE"/>
</w16cid:commentsId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people.xml><?xml version="1.0" encoding="utf-8"?>
<w15:people xmlns:mc="http://schemas.openxmlformats.org/markup-compatibility/2006" xmlns:w15="http://schemas.microsoft.com/office/word/2012/wordml" mc:Ignorable="w15">
  <w15:person w15:author="Steffen Greiner">
    <w15:presenceInfo w15:providerId="AD" w15:userId="S::knisg01@cloud.uni-tuebingen.de::64c2010d-9daa-4832-a019-26e0c261c2cd"/>
  </w15:person>
  <w15:person w15:author="Steffen Greiner">
    <w15:presenceInfo w15:providerId="AD" w15:userId="S::knisg01@cloud.uni-tuebingen.de::64c2010d-9daa-4832-a019-26e0c261c2cd"/>
  </w15:person>
  <w15:person w15:author="Sven Fillinger">
    <w15:presenceInfo w15:providerId="AD" w15:userId="S::bbbfs01@cloud.uni-tuebingen.de::39c66776-1b54-46e4-b255-aa327f364f98"/>
  </w15:person>
  <w15:person w15:author="Sven Fillinger">
    <w15:presenceInfo w15:providerId="AD" w15:userId="S::bbbfs01@cloud.uni-tuebingen.de::39c66776-1b54-46e4-b255-aa327f364f98"/>
  </w15:person>
</w15:people>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1CAE15AC"/>
    <w:rsid w:val="00793432"/>
    <w:rsid w:val="00793432"/>
    <w:rsid w:val="008D5F0C"/>
    <w:rsid w:val="02415D75"/>
    <w:rsid w:val="0314D70E"/>
    <w:rsid w:val="037B7929"/>
    <w:rsid w:val="037B7929"/>
    <w:rsid w:val="0840A9BE"/>
    <w:rsid w:val="087445ED"/>
    <w:rsid w:val="08B15D75"/>
    <w:rsid w:val="0BCEA1E1"/>
    <w:rsid w:val="11326CE3"/>
    <w:rsid w:val="13DBB666"/>
    <w:rsid w:val="153A1261"/>
    <w:rsid w:val="19618708"/>
    <w:rsid w:val="19D11BDE"/>
    <w:rsid w:val="1CAE15AC"/>
    <w:rsid w:val="1E29D138"/>
    <w:rsid w:val="1E639AEC"/>
    <w:rsid w:val="1EF86B3C"/>
    <w:rsid w:val="1F7C185F"/>
    <w:rsid w:val="22D6EC16"/>
    <w:rsid w:val="22D6EC16"/>
    <w:rsid w:val="25D2C9CD"/>
    <w:rsid w:val="25D53607"/>
    <w:rsid w:val="274DEA6E"/>
    <w:rsid w:val="28B273E9"/>
    <w:rsid w:val="2B20AF92"/>
    <w:rsid w:val="2DA93A73"/>
    <w:rsid w:val="2E5812CB"/>
    <w:rsid w:val="30EF88B8"/>
    <w:rsid w:val="313BE2F1"/>
    <w:rsid w:val="31B69420"/>
    <w:rsid w:val="331D6151"/>
    <w:rsid w:val="337D5EA2"/>
    <w:rsid w:val="33EC73DB"/>
    <w:rsid w:val="33EC73DB"/>
    <w:rsid w:val="343EA03A"/>
    <w:rsid w:val="347F2594"/>
    <w:rsid w:val="379E44EF"/>
    <w:rsid w:val="399B42B2"/>
    <w:rsid w:val="3AD1E303"/>
    <w:rsid w:val="3C2BDB67"/>
    <w:rsid w:val="3D29C851"/>
    <w:rsid w:val="41E0E568"/>
    <w:rsid w:val="4491C8B3"/>
    <w:rsid w:val="45FBFD53"/>
    <w:rsid w:val="47C071FA"/>
    <w:rsid w:val="47D8BE0B"/>
    <w:rsid w:val="49A6C77B"/>
    <w:rsid w:val="49CC4DC4"/>
    <w:rsid w:val="4A6D7FB5"/>
    <w:rsid w:val="4B75E8D1"/>
    <w:rsid w:val="4F2053D1"/>
    <w:rsid w:val="5099ACCF"/>
    <w:rsid w:val="515CC468"/>
    <w:rsid w:val="53AE4495"/>
    <w:rsid w:val="53CB4919"/>
    <w:rsid w:val="53F4483D"/>
    <w:rsid w:val="5465150B"/>
    <w:rsid w:val="54AFA2D1"/>
    <w:rsid w:val="5BC448D7"/>
    <w:rsid w:val="5D283B74"/>
    <w:rsid w:val="5D860CD6"/>
    <w:rsid w:val="5F9CF2EB"/>
    <w:rsid w:val="623DBBE2"/>
    <w:rsid w:val="639C5474"/>
    <w:rsid w:val="658AC9CD"/>
    <w:rsid w:val="674747C7"/>
    <w:rsid w:val="67532C63"/>
    <w:rsid w:val="6863CF27"/>
    <w:rsid w:val="6889B340"/>
    <w:rsid w:val="6BB2C184"/>
    <w:rsid w:val="7043F667"/>
    <w:rsid w:val="72947D86"/>
    <w:rsid w:val="72F6880B"/>
    <w:rsid w:val="7412555D"/>
    <w:rsid w:val="744627B3"/>
    <w:rsid w:val="785EF6F4"/>
    <w:rsid w:val="7973718D"/>
    <w:rsid w:val="7973718D"/>
    <w:rsid w:val="7D9E519E"/>
    <w:rsid w:val="7DDA1606"/>
    <w:rsid w:val="7DE2BFC0"/>
    <w:rsid w:val="7EDE529B"/>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65A5AB"/>
  <w15:docId w15:val="{0C6FA5C4-11BF-4174-8341-37564F1C79C7}"/>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 w:type="paragraph" w:styleId="TOC1">
    <w:uiPriority w:val="39"/>
    <w:name w:val="toc 1"/>
    <w:basedOn w:val="Normal"/>
    <w:next w:val="Normal"/>
    <w:unhideWhenUsed/>
    <w:rsid w:val="1CAE15AC"/>
    <w:pPr>
      <w:spacing w:after="100"/>
    </w:pPr>
  </w:style>
  <w:style w:type="paragraph" w:styleId="TOC2">
    <w:uiPriority w:val="39"/>
    <w:name w:val="toc 2"/>
    <w:basedOn w:val="Normal"/>
    <w:next w:val="Normal"/>
    <w:unhideWhenUsed/>
    <w:rsid w:val="1CAE15AC"/>
    <w:pPr>
      <w:spacing w:after="100"/>
      <w:ind w:left="220"/>
    </w:pPr>
  </w:style>
  <w:style w:type="paragraph" w:styleId="TOC3">
    <w:uiPriority w:val="39"/>
    <w:name w:val="toc 3"/>
    <w:basedOn w:val="Normal"/>
    <w:next w:val="Normal"/>
    <w:unhideWhenUsed/>
    <w:rsid w:val="1CAE15AC"/>
    <w:pPr>
      <w:spacing w:after="100"/>
      <w:ind w:left="440"/>
    </w:p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customXml" Target="../customXml/item3.xml" Id="rId13"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customXml" Target="../customXml/item2.xml" Id="rId12" /><Relationship Type="http://schemas.openxmlformats.org/officeDocument/2006/relationships/settings" Target="settings.xml" Id="rId6" /><Relationship Type="http://schemas.openxmlformats.org/officeDocument/2006/relationships/customXml" Target="../customXml/item1.xml" Id="rId11" /><Relationship Type="http://schemas.openxmlformats.org/officeDocument/2006/relationships/webSettings" Target="webSettings.xml" Id="rId5" /><Relationship Type="http://schemas.openxmlformats.org/officeDocument/2006/relationships/hyperlink" Target="../auth-glossary.md" TargetMode="External" Id="rId10" /><Relationship Type="http://schemas.openxmlformats.org/officeDocument/2006/relationships/fontTable" Target="fontTable.xml" Id="rId4" /><Relationship Type="http://schemas.openxmlformats.org/officeDocument/2006/relationships/hyperlink" Target="../user-groups-strategy.md" TargetMode="External" Id="rId9" /><Relationship Type="http://schemas.openxmlformats.org/officeDocument/2006/relationships/comments" Target="comments.xml" Id="R70a09b1af57044df" /><Relationship Type="http://schemas.microsoft.com/office/2016/09/relationships/commentsIds" Target="commentsIds.xml" Id="R8c67d5468a744530" /><Relationship Type="http://schemas.microsoft.com/office/2011/relationships/commentsExtended" Target="commentsExtended.xml" Id="R43b0ffc7041e48b3" /><Relationship Type="http://schemas.microsoft.com/office/2018/08/relationships/commentsExtensible" Target="commentsExtensible.xml" Id="R1c00ecf5bae741ed" /><Relationship Type="http://schemas.microsoft.com/office/2011/relationships/people" Target="people.xml" Id="Rcb4efd53228f4eb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CC8E03C5A71D14FBA923E8EC1AE1E94" ma:contentTypeVersion="10" ma:contentTypeDescription="Create a new document." ma:contentTypeScope="" ma:versionID="eead71fe333e87309cefc7ff4285e73e">
  <xsd:schema xmlns:xsd="http://www.w3.org/2001/XMLSchema" xmlns:xs="http://www.w3.org/2001/XMLSchema" xmlns:p="http://schemas.microsoft.com/office/2006/metadata/properties" xmlns:ns2="3dc0980c-dfd0-4a57-9b7c-6f4405ce60b7" xmlns:ns3="9552b250-4935-4dd2-80e3-f82fe06d9537" targetNamespace="http://schemas.microsoft.com/office/2006/metadata/properties" ma:root="true" ma:fieldsID="3e3196d0bdb1f6c462375ef83a758104" ns2:_="" ns3:_="">
    <xsd:import namespace="3dc0980c-dfd0-4a57-9b7c-6f4405ce60b7"/>
    <xsd:import namespace="9552b250-4935-4dd2-80e3-f82fe06d95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c0980c-dfd0-4a57-9b7c-6f4405ce60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de38a42-f053-4c2a-847a-0f3502bf1da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52b250-4935-4dd2-80e3-f82fe06d953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d65163c-63de-4cda-a36c-21d43e6a8d24}" ma:internalName="TaxCatchAll" ma:showField="CatchAllData" ma:web="9552b250-4935-4dd2-80e3-f82fe06d95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c0980c-dfd0-4a57-9b7c-6f4405ce60b7">
      <Terms xmlns="http://schemas.microsoft.com/office/infopath/2007/PartnerControls"/>
    </lcf76f155ced4ddcb4097134ff3c332f>
    <TaxCatchAll xmlns="9552b250-4935-4dd2-80e3-f82fe06d9537" xsi:nil="true"/>
  </documentManagement>
</p:properties>
</file>

<file path=customXml/itemProps1.xml><?xml version="1.0" encoding="utf-8"?>
<ds:datastoreItem xmlns:ds="http://schemas.openxmlformats.org/officeDocument/2006/customXml" ds:itemID="{85C4BE94-5EAC-4748-B5C0-76D1D83C765D}"/>
</file>

<file path=customXml/itemProps2.xml><?xml version="1.0" encoding="utf-8"?>
<ds:datastoreItem xmlns:ds="http://schemas.openxmlformats.org/officeDocument/2006/customXml" ds:itemID="{6086C589-7AB7-49E1-9D9D-B4D4CCCE6DC9}"/>
</file>

<file path=customXml/itemProps3.xml><?xml version="1.0" encoding="utf-8"?>
<ds:datastoreItem xmlns:ds="http://schemas.openxmlformats.org/officeDocument/2006/customXml" ds:itemID="{27931F90-57CC-4EF0-94D1-63D2D12DD11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Sven Fillinger</lastModifiedBy>
  <dcterms:created xsi:type="dcterms:W3CDTF">2026-09-21T13:49:51.0000000Z</dcterms:created>
  <dcterms:modified xsi:type="dcterms:W3CDTF">2026-09-22T08:42:55.0698040Z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0x010100ECC8E03C5A71D14FBA923E8EC1AE1E94</vt:lpwstr>
  </property>
  <property fmtid="{D5CDD505-2E9C-101B-9397-08002B2CF9AE}" pid="3" name="MediaServiceImageTags">
    <vt:lpwstr/>
  </property>
</Properties>
</file>